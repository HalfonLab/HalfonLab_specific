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2E3A4C" w14:textId="0B3E654C" w:rsidR="00224A9D" w:rsidRDefault="00CD023F">
      <w:pPr>
        <w:rPr>
          <w:rFonts w:asciiTheme="minorHAnsi" w:hAnsiTheme="minorHAnsi" w:cstheme="minorHAnsi"/>
        </w:rPr>
      </w:pPr>
      <w:r w:rsidRPr="00CD023F">
        <w:rPr>
          <w:rFonts w:asciiTheme="minorHAnsi" w:hAnsiTheme="minorHAnsi" w:cstheme="minorHAnsi"/>
        </w:rPr>
        <w:t>This protocol will take you through the SCRMshaw pipeline from selection of a genome through to a final set of SCRMshaw predictions. You must have account privileges at CCR in order to run this protocol.</w:t>
      </w:r>
    </w:p>
    <w:p w14:paraId="3C9920E9" w14:textId="77777777" w:rsidR="00A45BB6" w:rsidRDefault="00A45BB6">
      <w:pPr>
        <w:rPr>
          <w:rFonts w:asciiTheme="minorHAnsi" w:hAnsiTheme="minorHAnsi" w:cstheme="minorHAnsi"/>
        </w:rPr>
      </w:pPr>
    </w:p>
    <w:p w14:paraId="112714D9" w14:textId="7BF41FBB" w:rsidR="00A45BB6" w:rsidRPr="00CD023F" w:rsidRDefault="00A45BB6">
      <w:pPr>
        <w:rPr>
          <w:rFonts w:asciiTheme="minorHAnsi" w:hAnsiTheme="minorHAnsi" w:cstheme="minorHAnsi"/>
        </w:rPr>
      </w:pPr>
      <w:r>
        <w:rPr>
          <w:rFonts w:asciiTheme="minorHAnsi" w:hAnsiTheme="minorHAnsi" w:cstheme="minorHAnsi"/>
        </w:rPr>
        <w:t>Note: Make sure to following the file naming conventions as specified in this protocol. Many of the necessary scripts will fail if the correct file names are not used. In general, italicized names such as “</w:t>
      </w:r>
      <w:proofErr w:type="spellStart"/>
      <w:r w:rsidRPr="00A45BB6">
        <w:rPr>
          <w:rFonts w:asciiTheme="minorHAnsi" w:hAnsiTheme="minorHAnsi" w:cstheme="minorHAnsi"/>
          <w:i/>
          <w:iCs/>
        </w:rPr>
        <w:t>my_genome</w:t>
      </w:r>
      <w:proofErr w:type="spellEnd"/>
      <w:r>
        <w:rPr>
          <w:rFonts w:asciiTheme="minorHAnsi" w:hAnsiTheme="minorHAnsi" w:cstheme="minorHAnsi"/>
        </w:rPr>
        <w:t>” should be replaced with the actual name of the genome with which you are working.</w:t>
      </w:r>
    </w:p>
    <w:p w14:paraId="031796EF" w14:textId="77777777" w:rsidR="00A27AD1" w:rsidRPr="005D2193" w:rsidRDefault="00A27AD1">
      <w:pPr>
        <w:rPr>
          <w:rFonts w:asciiTheme="minorHAnsi" w:hAnsiTheme="minorHAnsi" w:cstheme="minorHAnsi"/>
          <w:b/>
          <w:bCs/>
        </w:rPr>
      </w:pPr>
    </w:p>
    <w:p w14:paraId="6E6E0E58" w14:textId="3EA91A8C" w:rsidR="00A27AD1" w:rsidRPr="005D2193" w:rsidRDefault="00A27AD1">
      <w:pPr>
        <w:rPr>
          <w:rFonts w:asciiTheme="minorHAnsi" w:hAnsiTheme="minorHAnsi" w:cstheme="minorHAnsi"/>
          <w:b/>
          <w:bCs/>
          <w:sz w:val="28"/>
          <w:szCs w:val="28"/>
        </w:rPr>
      </w:pPr>
      <w:r w:rsidRPr="005D2193">
        <w:rPr>
          <w:rFonts w:asciiTheme="minorHAnsi" w:hAnsiTheme="minorHAnsi" w:cstheme="minorHAnsi"/>
          <w:b/>
          <w:bCs/>
          <w:sz w:val="28"/>
          <w:szCs w:val="28"/>
        </w:rPr>
        <w:t>Part A: select and download genome</w:t>
      </w:r>
    </w:p>
    <w:p w14:paraId="16266D42" w14:textId="77777777" w:rsidR="00AF19AA" w:rsidRDefault="00AF19AA"/>
    <w:p w14:paraId="43F0DCC7" w14:textId="51568B58" w:rsidR="007E259D" w:rsidRDefault="007E259D" w:rsidP="00AF19AA">
      <w:pPr>
        <w:pStyle w:val="ListParagraph"/>
        <w:numPr>
          <w:ilvl w:val="0"/>
          <w:numId w:val="1"/>
        </w:numPr>
      </w:pPr>
      <w:r>
        <w:t>Select a species from the “</w:t>
      </w:r>
      <w:proofErr w:type="spellStart"/>
      <w:r>
        <w:t>SCRMshaw_queue</w:t>
      </w:r>
      <w:proofErr w:type="spellEnd"/>
      <w:r>
        <w:t xml:space="preserve">” </w:t>
      </w:r>
      <w:proofErr w:type="spellStart"/>
      <w:r>
        <w:t>GoogleSheet</w:t>
      </w:r>
      <w:proofErr w:type="spellEnd"/>
      <w:r>
        <w:t xml:space="preserve"> </w:t>
      </w:r>
    </w:p>
    <w:p w14:paraId="43A66BA6" w14:textId="70CB8F75" w:rsidR="007E259D" w:rsidRDefault="007E259D" w:rsidP="007E259D">
      <w:pPr>
        <w:pStyle w:val="ListParagraph"/>
        <w:numPr>
          <w:ilvl w:val="1"/>
          <w:numId w:val="1"/>
        </w:numPr>
      </w:pPr>
      <w:r>
        <w:t>Request access for this sheet if you do not have it</w:t>
      </w:r>
    </w:p>
    <w:p w14:paraId="065CE5F0" w14:textId="758B1DC3" w:rsidR="007E259D" w:rsidRDefault="007E259D" w:rsidP="007E259D">
      <w:pPr>
        <w:pStyle w:val="ListParagraph"/>
        <w:numPr>
          <w:ilvl w:val="1"/>
          <w:numId w:val="1"/>
        </w:numPr>
      </w:pPr>
      <w:r>
        <w:t xml:space="preserve">URL is </w:t>
      </w:r>
      <w:hyperlink r:id="rId7" w:history="1">
        <w:r w:rsidRPr="00072F48">
          <w:rPr>
            <w:rStyle w:val="Hyperlink"/>
          </w:rPr>
          <w:t>https://docs.google.com/spreadsheets/d/12W3IQRP49fzehndzdsAm_gqnQKuKQo2iI1JdxFv-2I4/edit?usp=sharing</w:t>
        </w:r>
      </w:hyperlink>
    </w:p>
    <w:p w14:paraId="17228B30" w14:textId="0967F1C8" w:rsidR="00E029FC" w:rsidRDefault="00E029FC" w:rsidP="007E259D">
      <w:pPr>
        <w:pStyle w:val="ListParagraph"/>
        <w:numPr>
          <w:ilvl w:val="1"/>
          <w:numId w:val="1"/>
        </w:numPr>
      </w:pPr>
      <w:r>
        <w:t>Select higher priority genomes before lower priority ones</w:t>
      </w:r>
    </w:p>
    <w:p w14:paraId="3056784B" w14:textId="703407F7" w:rsidR="007E259D" w:rsidRDefault="007E259D" w:rsidP="007E259D">
      <w:pPr>
        <w:pStyle w:val="ListParagraph"/>
        <w:numPr>
          <w:ilvl w:val="1"/>
          <w:numId w:val="1"/>
        </w:numPr>
      </w:pPr>
      <w:r>
        <w:t>Fill out the “</w:t>
      </w:r>
      <w:proofErr w:type="spellStart"/>
      <w:r>
        <w:t>SCRMshander</w:t>
      </w:r>
      <w:proofErr w:type="spellEnd"/>
      <w:r>
        <w:t xml:space="preserve">” (you!), Status, and </w:t>
      </w:r>
      <w:proofErr w:type="spellStart"/>
      <w:r>
        <w:t>Status_date</w:t>
      </w:r>
      <w:proofErr w:type="spellEnd"/>
      <w:r>
        <w:t xml:space="preserve"> fields</w:t>
      </w:r>
    </w:p>
    <w:p w14:paraId="7CDFF27C" w14:textId="18F09093" w:rsidR="007E259D" w:rsidRDefault="007E259D" w:rsidP="007E259D">
      <w:pPr>
        <w:pStyle w:val="ListParagraph"/>
        <w:numPr>
          <w:ilvl w:val="1"/>
          <w:numId w:val="1"/>
        </w:numPr>
      </w:pPr>
      <w:r>
        <w:t>Copy the “</w:t>
      </w:r>
      <w:proofErr w:type="spellStart"/>
      <w:r>
        <w:t>RefSeq</w:t>
      </w:r>
      <w:proofErr w:type="spellEnd"/>
      <w:r>
        <w:t>” ID for use in Step 3</w:t>
      </w:r>
    </w:p>
    <w:p w14:paraId="119EB722" w14:textId="77777777" w:rsidR="007E259D" w:rsidRDefault="007E259D" w:rsidP="007E259D"/>
    <w:p w14:paraId="66809459" w14:textId="08C16566" w:rsidR="00AF19AA" w:rsidRDefault="00517E16" w:rsidP="00AF19AA">
      <w:pPr>
        <w:pStyle w:val="ListParagraph"/>
        <w:numPr>
          <w:ilvl w:val="0"/>
          <w:numId w:val="1"/>
        </w:numPr>
      </w:pPr>
      <w:r>
        <w:t xml:space="preserve">Create a directory for the new genome in the </w:t>
      </w:r>
      <w:r w:rsidR="00FC1B05">
        <w:t>“genomes”</w:t>
      </w:r>
      <w:r>
        <w:t xml:space="preserve"> directory</w:t>
      </w:r>
      <w:r w:rsidR="007E38C5">
        <w:t xml:space="preserve"> </w:t>
      </w:r>
      <w:r w:rsidR="00535326">
        <w:t>(</w:t>
      </w:r>
      <w:r w:rsidR="007E38C5">
        <w:t>within /projects/academic/</w:t>
      </w:r>
      <w:proofErr w:type="spellStart"/>
      <w:r w:rsidR="007E38C5">
        <w:t>mshalfon</w:t>
      </w:r>
      <w:proofErr w:type="spellEnd"/>
      <w:r w:rsidR="00535326">
        <w:t>)</w:t>
      </w:r>
    </w:p>
    <w:p w14:paraId="210E526F" w14:textId="77777777" w:rsidR="004E2611" w:rsidRDefault="004E2611" w:rsidP="004E2611"/>
    <w:p w14:paraId="162AFC62" w14:textId="79C874B2" w:rsidR="004E2611" w:rsidRDefault="004E2611" w:rsidP="004E2611">
      <w:pPr>
        <w:ind w:left="1440"/>
        <w:rPr>
          <w:rFonts w:ascii="Monaco" w:hAnsi="Monaco"/>
          <w:sz w:val="20"/>
          <w:szCs w:val="20"/>
        </w:rPr>
      </w:pPr>
      <w:r>
        <w:rPr>
          <w:rFonts w:ascii="Monaco" w:hAnsi="Monaco"/>
          <w:sz w:val="20"/>
          <w:szCs w:val="20"/>
        </w:rPr>
        <w:t xml:space="preserve">$ </w:t>
      </w:r>
      <w:proofErr w:type="spellStart"/>
      <w:r w:rsidRPr="004E2611">
        <w:rPr>
          <w:rFonts w:ascii="Monaco" w:hAnsi="Monaco"/>
          <w:sz w:val="20"/>
          <w:szCs w:val="20"/>
        </w:rPr>
        <w:t>mkdir</w:t>
      </w:r>
      <w:proofErr w:type="spellEnd"/>
      <w:r w:rsidRPr="004E2611">
        <w:rPr>
          <w:rFonts w:ascii="Monaco" w:hAnsi="Monaco"/>
          <w:sz w:val="20"/>
          <w:szCs w:val="20"/>
        </w:rPr>
        <w:t xml:space="preserve"> </w:t>
      </w:r>
      <w:r w:rsidR="00FC1B05">
        <w:rPr>
          <w:rFonts w:ascii="Monaco" w:hAnsi="Monaco"/>
          <w:sz w:val="20"/>
          <w:szCs w:val="20"/>
        </w:rPr>
        <w:t>genomes</w:t>
      </w:r>
      <w:r w:rsidRPr="004E2611">
        <w:rPr>
          <w:rFonts w:ascii="Monaco" w:hAnsi="Monaco"/>
          <w:sz w:val="20"/>
          <w:szCs w:val="20"/>
        </w:rPr>
        <w:t>/</w:t>
      </w:r>
      <w:proofErr w:type="spellStart"/>
      <w:r w:rsidRPr="00540063">
        <w:rPr>
          <w:rFonts w:ascii="Monaco" w:hAnsi="Monaco"/>
          <w:i/>
          <w:iCs/>
          <w:sz w:val="20"/>
          <w:szCs w:val="20"/>
        </w:rPr>
        <w:t>my_genome</w:t>
      </w:r>
      <w:proofErr w:type="spellEnd"/>
    </w:p>
    <w:p w14:paraId="7B89E265" w14:textId="77777777" w:rsidR="00076351" w:rsidRDefault="00076351" w:rsidP="004E2611">
      <w:pPr>
        <w:ind w:left="1440"/>
        <w:rPr>
          <w:rFonts w:ascii="Monaco" w:hAnsi="Monaco"/>
          <w:sz w:val="20"/>
          <w:szCs w:val="20"/>
        </w:rPr>
      </w:pPr>
    </w:p>
    <w:p w14:paraId="10FDD929" w14:textId="57DEEAAC" w:rsidR="00076351" w:rsidRPr="00CB533F" w:rsidRDefault="00076351" w:rsidP="00076351">
      <w:pPr>
        <w:ind w:left="720"/>
        <w:rPr>
          <w:rFonts w:asciiTheme="minorHAnsi" w:eastAsiaTheme="minorHAnsi" w:hAnsiTheme="minorHAnsi" w:cstheme="minorBidi"/>
          <w:kern w:val="2"/>
          <w14:ligatures w14:val="standardContextual"/>
        </w:rPr>
      </w:pPr>
      <w:r w:rsidRPr="00CB533F">
        <w:rPr>
          <w:rFonts w:asciiTheme="minorHAnsi" w:eastAsiaTheme="minorHAnsi" w:hAnsiTheme="minorHAnsi" w:cstheme="minorBidi"/>
          <w:i/>
          <w:iCs/>
          <w:kern w:val="2"/>
          <w14:ligatures w14:val="standardContextual"/>
        </w:rPr>
        <w:t>“</w:t>
      </w:r>
      <w:proofErr w:type="spellStart"/>
      <w:r w:rsidRPr="00CB533F">
        <w:rPr>
          <w:rFonts w:asciiTheme="minorHAnsi" w:eastAsiaTheme="minorHAnsi" w:hAnsiTheme="minorHAnsi" w:cstheme="minorBidi"/>
          <w:i/>
          <w:iCs/>
          <w:kern w:val="2"/>
          <w14:ligatures w14:val="standardContextual"/>
        </w:rPr>
        <w:t>my_genome</w:t>
      </w:r>
      <w:proofErr w:type="spellEnd"/>
      <w:r w:rsidRPr="00CB533F">
        <w:rPr>
          <w:rFonts w:asciiTheme="minorHAnsi" w:eastAsiaTheme="minorHAnsi" w:hAnsiTheme="minorHAnsi" w:cstheme="minorBidi"/>
          <w:i/>
          <w:iCs/>
          <w:kern w:val="2"/>
          <w14:ligatures w14:val="standardContextual"/>
        </w:rPr>
        <w:t>”</w:t>
      </w:r>
      <w:r w:rsidRPr="00CB533F">
        <w:rPr>
          <w:rFonts w:asciiTheme="minorHAnsi" w:eastAsiaTheme="minorHAnsi" w:hAnsiTheme="minorHAnsi" w:cstheme="minorBidi"/>
          <w:kern w:val="2"/>
          <w14:ligatures w14:val="standardContextual"/>
        </w:rPr>
        <w:t xml:space="preserve"> should be the name of the species (</w:t>
      </w:r>
      <w:r w:rsidR="00A45BB6">
        <w:rPr>
          <w:rFonts w:asciiTheme="minorHAnsi" w:eastAsiaTheme="minorHAnsi" w:hAnsiTheme="minorHAnsi" w:cstheme="minorBidi"/>
          <w:kern w:val="2"/>
          <w14:ligatures w14:val="standardContextual"/>
        </w:rPr>
        <w:t xml:space="preserve">e.g. </w:t>
      </w:r>
      <w:proofErr w:type="spellStart"/>
      <w:r w:rsidR="00A45BB6" w:rsidRPr="00A45BB6">
        <w:rPr>
          <w:rFonts w:asciiTheme="minorHAnsi" w:eastAsiaTheme="minorHAnsi" w:hAnsiTheme="minorHAnsi" w:cstheme="minorBidi"/>
          <w:i/>
          <w:iCs/>
          <w:kern w:val="2"/>
          <w14:ligatures w14:val="standardContextual"/>
        </w:rPr>
        <w:t>genus_species</w:t>
      </w:r>
      <w:proofErr w:type="spellEnd"/>
      <w:r w:rsidRPr="00CB533F">
        <w:rPr>
          <w:rFonts w:asciiTheme="minorHAnsi" w:eastAsiaTheme="minorHAnsi" w:hAnsiTheme="minorHAnsi" w:cstheme="minorBidi"/>
          <w:kern w:val="2"/>
          <w14:ligatures w14:val="standardContextual"/>
        </w:rPr>
        <w:t>)</w:t>
      </w:r>
    </w:p>
    <w:p w14:paraId="2B3EB26C" w14:textId="77777777" w:rsidR="004E2611" w:rsidRDefault="004E2611" w:rsidP="004E2611"/>
    <w:p w14:paraId="0EF8B2B1" w14:textId="51596CDB" w:rsidR="00517E16" w:rsidRDefault="00517E16" w:rsidP="00AF19AA">
      <w:pPr>
        <w:pStyle w:val="ListParagraph"/>
        <w:numPr>
          <w:ilvl w:val="0"/>
          <w:numId w:val="1"/>
        </w:numPr>
      </w:pPr>
      <w:r>
        <w:t>Run the download script “getGenomes.sh”</w:t>
      </w:r>
    </w:p>
    <w:p w14:paraId="2848E72C" w14:textId="77777777" w:rsidR="004E2611" w:rsidRDefault="004E2611" w:rsidP="004E2611"/>
    <w:p w14:paraId="52209390" w14:textId="577AFF50" w:rsidR="004E2611" w:rsidRPr="004E2611" w:rsidRDefault="004E2611" w:rsidP="004E2611">
      <w:pPr>
        <w:ind w:left="1440"/>
        <w:rPr>
          <w:rFonts w:ascii="Monaco" w:hAnsi="Monaco"/>
          <w:sz w:val="20"/>
          <w:szCs w:val="20"/>
        </w:rPr>
      </w:pPr>
      <w:r>
        <w:rPr>
          <w:rFonts w:ascii="Monaco" w:hAnsi="Monaco"/>
          <w:sz w:val="20"/>
          <w:szCs w:val="20"/>
        </w:rPr>
        <w:t xml:space="preserve">$ </w:t>
      </w:r>
      <w:r w:rsidRPr="004E2611">
        <w:rPr>
          <w:rFonts w:ascii="Monaco" w:hAnsi="Monaco"/>
          <w:sz w:val="20"/>
          <w:szCs w:val="20"/>
        </w:rPr>
        <w:t xml:space="preserve">cd </w:t>
      </w:r>
      <w:proofErr w:type="spellStart"/>
      <w:r w:rsidRPr="00540063">
        <w:rPr>
          <w:rFonts w:ascii="Monaco" w:hAnsi="Monaco"/>
          <w:i/>
          <w:iCs/>
          <w:sz w:val="20"/>
          <w:szCs w:val="20"/>
        </w:rPr>
        <w:t>my_genome</w:t>
      </w:r>
      <w:proofErr w:type="spellEnd"/>
      <w:r w:rsidRPr="00540063">
        <w:rPr>
          <w:rFonts w:ascii="Monaco" w:hAnsi="Monaco"/>
          <w:i/>
          <w:iCs/>
          <w:sz w:val="20"/>
          <w:szCs w:val="20"/>
        </w:rPr>
        <w:t xml:space="preserve"> </w:t>
      </w:r>
    </w:p>
    <w:p w14:paraId="49397CDF" w14:textId="334D45CC" w:rsidR="004E2611" w:rsidRDefault="004E2611" w:rsidP="004E2611">
      <w:pPr>
        <w:ind w:left="1440"/>
      </w:pPr>
      <w:r>
        <w:rPr>
          <w:rFonts w:ascii="Monaco" w:hAnsi="Monaco"/>
          <w:sz w:val="20"/>
          <w:szCs w:val="20"/>
        </w:rPr>
        <w:t xml:space="preserve">$ </w:t>
      </w:r>
      <w:r w:rsidRPr="004E2611">
        <w:rPr>
          <w:rFonts w:ascii="Monaco" w:hAnsi="Monaco"/>
          <w:sz w:val="20"/>
          <w:szCs w:val="20"/>
        </w:rPr>
        <w:t>/projects/academic/mshalfon/</w:t>
      </w:r>
      <w:r w:rsidR="001C64C7">
        <w:rPr>
          <w:rFonts w:ascii="Monaco" w:hAnsi="Monaco"/>
          <w:sz w:val="20"/>
          <w:szCs w:val="20"/>
        </w:rPr>
        <w:t>S</w:t>
      </w:r>
      <w:r w:rsidRPr="004E2611">
        <w:rPr>
          <w:rFonts w:ascii="Monaco" w:hAnsi="Monaco"/>
          <w:sz w:val="20"/>
          <w:szCs w:val="20"/>
        </w:rPr>
        <w:t>cripts/getGenomes.sh</w:t>
      </w:r>
      <w:r>
        <w:rPr>
          <w:rFonts w:ascii="Monaco" w:hAnsi="Monaco"/>
          <w:sz w:val="20"/>
          <w:szCs w:val="20"/>
        </w:rPr>
        <w:t xml:space="preserve"> </w:t>
      </w:r>
      <w:proofErr w:type="spellStart"/>
      <w:r>
        <w:rPr>
          <w:rFonts w:ascii="Monaco" w:hAnsi="Monaco"/>
          <w:sz w:val="20"/>
          <w:szCs w:val="20"/>
        </w:rPr>
        <w:t>GCF_xxxxxx</w:t>
      </w:r>
      <w:proofErr w:type="spellEnd"/>
    </w:p>
    <w:p w14:paraId="3830F242" w14:textId="5B31CEB2" w:rsidR="004E2611" w:rsidRDefault="004E2611" w:rsidP="004E2611"/>
    <w:p w14:paraId="30D6858E" w14:textId="0171BB2C" w:rsidR="004E2611" w:rsidRDefault="004E2611" w:rsidP="004E2611">
      <w:r>
        <w:tab/>
        <w:t>where “</w:t>
      </w:r>
      <w:proofErr w:type="spellStart"/>
      <w:r>
        <w:t>GCF_xxxxxx</w:t>
      </w:r>
      <w:proofErr w:type="spellEnd"/>
      <w:r>
        <w:t xml:space="preserve">” is the </w:t>
      </w:r>
      <w:proofErr w:type="spellStart"/>
      <w:r>
        <w:t>RefSeq</w:t>
      </w:r>
      <w:proofErr w:type="spellEnd"/>
      <w:r>
        <w:t xml:space="preserve"> accession number for your genome.</w:t>
      </w:r>
    </w:p>
    <w:p w14:paraId="7BE30770" w14:textId="77777777" w:rsidR="004E2611" w:rsidRDefault="004E2611" w:rsidP="004E2611"/>
    <w:p w14:paraId="5E52821D" w14:textId="3C1E1202" w:rsidR="00517E16" w:rsidRDefault="00517E16" w:rsidP="00AF19AA">
      <w:pPr>
        <w:pStyle w:val="ListParagraph"/>
        <w:numPr>
          <w:ilvl w:val="0"/>
          <w:numId w:val="1"/>
        </w:numPr>
      </w:pPr>
      <w:r>
        <w:t xml:space="preserve">If you receive a warning that the GFFv3 or </w:t>
      </w:r>
      <w:proofErr w:type="spellStart"/>
      <w:r>
        <w:t>protein.faa</w:t>
      </w:r>
      <w:proofErr w:type="spellEnd"/>
      <w:r>
        <w:t xml:space="preserve"> was not found, check the directory and then check the NCBI site. If these files are not available, delete your download</w:t>
      </w:r>
      <w:r w:rsidR="004E2611">
        <w:t xml:space="preserve"> and all associated files. Indicate on the master spreadsheet that the necessary files do not yet exist</w:t>
      </w:r>
      <w:r w:rsidR="00FC1B05">
        <w:t xml:space="preserve"> (status=”insufficient data”)</w:t>
      </w:r>
      <w:r w:rsidR="004E2611">
        <w:t>.</w:t>
      </w:r>
    </w:p>
    <w:p w14:paraId="2E67F45D" w14:textId="77777777" w:rsidR="004E2611" w:rsidRDefault="004E2611" w:rsidP="004E2611"/>
    <w:p w14:paraId="67E6ADA4" w14:textId="07A883A5" w:rsidR="004E2611" w:rsidRDefault="004E2611" w:rsidP="00AF19AA">
      <w:pPr>
        <w:pStyle w:val="ListParagraph"/>
        <w:numPr>
          <w:ilvl w:val="0"/>
          <w:numId w:val="1"/>
        </w:numPr>
      </w:pPr>
      <w:r>
        <w:t>Otherwise, your directory should now look like this:</w:t>
      </w:r>
    </w:p>
    <w:p w14:paraId="661BD8B4" w14:textId="77777777" w:rsidR="004E2611" w:rsidRDefault="004E2611" w:rsidP="004E2611"/>
    <w:p w14:paraId="0DB62D69" w14:textId="190CC9F8" w:rsidR="004E2611" w:rsidRPr="004E2611" w:rsidRDefault="004E2611" w:rsidP="004E2611">
      <w:pPr>
        <w:ind w:left="1440"/>
        <w:rPr>
          <w:rFonts w:ascii="Monaco" w:hAnsi="Monaco"/>
          <w:sz w:val="20"/>
          <w:szCs w:val="20"/>
        </w:rPr>
      </w:pPr>
      <w:r w:rsidRPr="004E2611">
        <w:rPr>
          <w:rFonts w:ascii="Monaco" w:hAnsi="Monaco"/>
          <w:sz w:val="20"/>
          <w:szCs w:val="20"/>
        </w:rPr>
        <w:t>$ ls</w:t>
      </w:r>
    </w:p>
    <w:p w14:paraId="7DABFCF8" w14:textId="77777777" w:rsidR="004E2611" w:rsidRPr="004E2611" w:rsidRDefault="004E2611" w:rsidP="004E2611">
      <w:pPr>
        <w:ind w:left="1440"/>
        <w:rPr>
          <w:rFonts w:ascii="Monaco" w:hAnsi="Monaco"/>
          <w:sz w:val="20"/>
          <w:szCs w:val="20"/>
        </w:rPr>
      </w:pPr>
      <w:proofErr w:type="spellStart"/>
      <w:r w:rsidRPr="004E2611">
        <w:rPr>
          <w:rFonts w:ascii="Monaco" w:hAnsi="Monaco"/>
          <w:sz w:val="20"/>
          <w:szCs w:val="20"/>
        </w:rPr>
        <w:t>genome.gff</w:t>
      </w:r>
      <w:proofErr w:type="spellEnd"/>
    </w:p>
    <w:p w14:paraId="2810CE0D" w14:textId="77777777" w:rsidR="004E2611" w:rsidRPr="004E2611" w:rsidRDefault="004E2611" w:rsidP="004E2611">
      <w:pPr>
        <w:ind w:left="1440"/>
        <w:rPr>
          <w:rFonts w:ascii="Monaco" w:hAnsi="Monaco"/>
          <w:sz w:val="20"/>
          <w:szCs w:val="20"/>
        </w:rPr>
      </w:pPr>
      <w:proofErr w:type="spellStart"/>
      <w:r w:rsidRPr="004E2611">
        <w:rPr>
          <w:rFonts w:ascii="Monaco" w:hAnsi="Monaco"/>
          <w:sz w:val="20"/>
          <w:szCs w:val="20"/>
        </w:rPr>
        <w:t>protein.faa</w:t>
      </w:r>
      <w:proofErr w:type="spellEnd"/>
    </w:p>
    <w:p w14:paraId="69108C6E" w14:textId="77777777" w:rsidR="004E2611" w:rsidRPr="004E2611" w:rsidRDefault="004E2611" w:rsidP="004E2611">
      <w:pPr>
        <w:ind w:left="1440"/>
        <w:rPr>
          <w:rFonts w:ascii="Monaco" w:hAnsi="Monaco"/>
          <w:sz w:val="20"/>
          <w:szCs w:val="20"/>
        </w:rPr>
      </w:pPr>
      <w:proofErr w:type="spellStart"/>
      <w:r w:rsidRPr="004E2611">
        <w:rPr>
          <w:rFonts w:ascii="Monaco" w:hAnsi="Monaco"/>
          <w:sz w:val="20"/>
          <w:szCs w:val="20"/>
        </w:rPr>
        <w:t>GCF_xxxxxxxxx.fna</w:t>
      </w:r>
      <w:proofErr w:type="spellEnd"/>
    </w:p>
    <w:p w14:paraId="7E79D5B4" w14:textId="77BFD5D7" w:rsidR="004E2611" w:rsidRPr="00797E33" w:rsidRDefault="00797E33" w:rsidP="004E2611">
      <w:pPr>
        <w:ind w:left="1440"/>
        <w:rPr>
          <w:rFonts w:ascii="Monaco" w:hAnsi="Monaco"/>
          <w:sz w:val="20"/>
          <w:szCs w:val="20"/>
        </w:rPr>
      </w:pPr>
      <w:proofErr w:type="spellStart"/>
      <w:r w:rsidRPr="00797E33">
        <w:rPr>
          <w:rFonts w:ascii="Monaco" w:hAnsi="Monaco"/>
          <w:sz w:val="20"/>
          <w:szCs w:val="20"/>
        </w:rPr>
        <w:t>assembly_data_report.jsonl</w:t>
      </w:r>
      <w:proofErr w:type="spellEnd"/>
    </w:p>
    <w:p w14:paraId="69D1D2BD" w14:textId="4D2646A3" w:rsidR="004E2611" w:rsidRDefault="004E2611" w:rsidP="004E2611">
      <w:pPr>
        <w:ind w:left="1440"/>
      </w:pPr>
      <w:r>
        <w:lastRenderedPageBreak/>
        <w:tab/>
      </w:r>
      <w:r>
        <w:tab/>
      </w:r>
      <w:r>
        <w:tab/>
      </w:r>
      <w:r>
        <w:tab/>
      </w:r>
      <w:r>
        <w:tab/>
      </w:r>
    </w:p>
    <w:p w14:paraId="01F63BCB" w14:textId="6570D4DA" w:rsidR="004E2611" w:rsidRPr="005D2193" w:rsidRDefault="00797E33" w:rsidP="00AC4325">
      <w:pPr>
        <w:ind w:left="720"/>
        <w:rPr>
          <w:rFonts w:asciiTheme="minorHAnsi" w:eastAsiaTheme="minorHAnsi" w:hAnsiTheme="minorHAnsi" w:cstheme="minorBidi"/>
          <w:kern w:val="2"/>
          <w14:ligatures w14:val="standardContextual"/>
        </w:rPr>
      </w:pPr>
      <w:r w:rsidRPr="005D2193">
        <w:rPr>
          <w:rFonts w:asciiTheme="minorHAnsi" w:eastAsiaTheme="minorHAnsi" w:hAnsiTheme="minorHAnsi" w:cstheme="minorBidi"/>
          <w:kern w:val="2"/>
          <w14:ligatures w14:val="standardContextual"/>
        </w:rPr>
        <w:t>The file “</w:t>
      </w:r>
      <w:proofErr w:type="spellStart"/>
      <w:r w:rsidRPr="005D2193">
        <w:rPr>
          <w:rFonts w:asciiTheme="minorHAnsi" w:eastAsiaTheme="minorHAnsi" w:hAnsiTheme="minorHAnsi" w:cstheme="minorBidi"/>
          <w:kern w:val="2"/>
          <w14:ligatures w14:val="standardContextual"/>
        </w:rPr>
        <w:t>assembly_data_report.jsonl</w:t>
      </w:r>
      <w:proofErr w:type="spellEnd"/>
      <w:r w:rsidRPr="005D2193">
        <w:rPr>
          <w:rFonts w:asciiTheme="minorHAnsi" w:eastAsiaTheme="minorHAnsi" w:hAnsiTheme="minorHAnsi" w:cstheme="minorBidi"/>
          <w:kern w:val="2"/>
          <w14:ligatures w14:val="standardContextual"/>
        </w:rPr>
        <w:t xml:space="preserve">” contains metadata about the assembly and release and should be stored for future reference. </w:t>
      </w:r>
      <w:r w:rsidR="000754DF">
        <w:rPr>
          <w:rFonts w:asciiTheme="minorHAnsi" w:eastAsiaTheme="minorHAnsi" w:hAnsiTheme="minorHAnsi" w:cstheme="minorBidi"/>
          <w:kern w:val="2"/>
          <w14:ligatures w14:val="standardContextual"/>
        </w:rPr>
        <w:t>You can use</w:t>
      </w:r>
      <w:r w:rsidRPr="005D2193">
        <w:rPr>
          <w:rFonts w:asciiTheme="minorHAnsi" w:eastAsiaTheme="minorHAnsi" w:hAnsiTheme="minorHAnsi" w:cstheme="minorBidi"/>
          <w:kern w:val="2"/>
          <w14:ligatures w14:val="standardContextual"/>
        </w:rPr>
        <w:t xml:space="preserve"> the NCBI “</w:t>
      </w:r>
      <w:proofErr w:type="spellStart"/>
      <w:r w:rsidRPr="005D2193">
        <w:rPr>
          <w:rFonts w:asciiTheme="minorHAnsi" w:eastAsiaTheme="minorHAnsi" w:hAnsiTheme="minorHAnsi" w:cstheme="minorBidi"/>
          <w:kern w:val="2"/>
          <w14:ligatures w14:val="standardContextual"/>
        </w:rPr>
        <w:t>dataformat</w:t>
      </w:r>
      <w:proofErr w:type="spellEnd"/>
      <w:r w:rsidRPr="005D2193">
        <w:rPr>
          <w:rFonts w:asciiTheme="minorHAnsi" w:eastAsiaTheme="minorHAnsi" w:hAnsiTheme="minorHAnsi" w:cstheme="minorBidi"/>
          <w:kern w:val="2"/>
          <w14:ligatures w14:val="standardContextual"/>
        </w:rPr>
        <w:t>” tool to convert this to more readable formats.</w:t>
      </w:r>
    </w:p>
    <w:p w14:paraId="3F17BF59" w14:textId="77777777" w:rsidR="00AC4325" w:rsidRDefault="00AC4325" w:rsidP="00AC4325">
      <w:pPr>
        <w:ind w:left="360"/>
      </w:pPr>
    </w:p>
    <w:p w14:paraId="7AE94484" w14:textId="7F8C4E72" w:rsidR="00076351" w:rsidRDefault="00076351" w:rsidP="00AC4325">
      <w:pPr>
        <w:pStyle w:val="ListParagraph"/>
        <w:numPr>
          <w:ilvl w:val="0"/>
          <w:numId w:val="1"/>
        </w:numPr>
      </w:pPr>
      <w:r>
        <w:t>To avoid confusion later on, change the name of the “</w:t>
      </w:r>
      <w:proofErr w:type="spellStart"/>
      <w:r>
        <w:t>genome.gff</w:t>
      </w:r>
      <w:proofErr w:type="spellEnd"/>
      <w:r>
        <w:t>” and “</w:t>
      </w:r>
      <w:proofErr w:type="spellStart"/>
      <w:r>
        <w:t>protein.faa</w:t>
      </w:r>
      <w:proofErr w:type="spellEnd"/>
      <w:r>
        <w:t>” files to  “</w:t>
      </w:r>
      <w:proofErr w:type="spellStart"/>
      <w:r w:rsidRPr="000754DF">
        <w:rPr>
          <w:i/>
          <w:iCs/>
        </w:rPr>
        <w:t>my_genome</w:t>
      </w:r>
      <w:r>
        <w:t>.gff</w:t>
      </w:r>
      <w:proofErr w:type="spellEnd"/>
      <w:r>
        <w:t>” and “</w:t>
      </w:r>
      <w:proofErr w:type="spellStart"/>
      <w:r w:rsidRPr="000754DF">
        <w:rPr>
          <w:i/>
          <w:iCs/>
        </w:rPr>
        <w:t>my_genome</w:t>
      </w:r>
      <w:r>
        <w:t>_protein.fs</w:t>
      </w:r>
      <w:proofErr w:type="spellEnd"/>
      <w:r>
        <w:t>”.</w:t>
      </w:r>
    </w:p>
    <w:p w14:paraId="0E57F49E" w14:textId="77777777" w:rsidR="00076351" w:rsidRDefault="00076351" w:rsidP="00076351"/>
    <w:p w14:paraId="5222F72C" w14:textId="3B5612A5" w:rsidR="00076351" w:rsidRPr="00CB533F" w:rsidRDefault="00076351" w:rsidP="00CB533F">
      <w:pPr>
        <w:ind w:left="1440"/>
        <w:rPr>
          <w:rFonts w:ascii="Monaco" w:hAnsi="Monaco"/>
          <w:sz w:val="20"/>
          <w:szCs w:val="20"/>
        </w:rPr>
      </w:pPr>
      <w:r w:rsidRPr="00CB533F">
        <w:rPr>
          <w:rFonts w:ascii="Monaco" w:hAnsi="Monaco"/>
          <w:sz w:val="20"/>
          <w:szCs w:val="20"/>
        </w:rPr>
        <w:t xml:space="preserve">$ mv </w:t>
      </w:r>
      <w:proofErr w:type="spellStart"/>
      <w:r w:rsidRPr="00CB533F">
        <w:rPr>
          <w:rFonts w:ascii="Monaco" w:hAnsi="Monaco"/>
          <w:sz w:val="20"/>
          <w:szCs w:val="20"/>
        </w:rPr>
        <w:t>genome.gff</w:t>
      </w:r>
      <w:proofErr w:type="spellEnd"/>
      <w:r w:rsidRPr="00CB533F">
        <w:rPr>
          <w:rFonts w:ascii="Monaco" w:hAnsi="Monaco"/>
          <w:sz w:val="20"/>
          <w:szCs w:val="20"/>
        </w:rPr>
        <w:t xml:space="preserve"> </w:t>
      </w:r>
      <w:proofErr w:type="spellStart"/>
      <w:r w:rsidRPr="000754DF">
        <w:rPr>
          <w:rFonts w:ascii="Monaco" w:hAnsi="Monaco"/>
          <w:i/>
          <w:iCs/>
          <w:sz w:val="20"/>
          <w:szCs w:val="20"/>
        </w:rPr>
        <w:t>my_genome</w:t>
      </w:r>
      <w:r w:rsidRPr="00CB533F">
        <w:rPr>
          <w:rFonts w:ascii="Monaco" w:hAnsi="Monaco"/>
          <w:sz w:val="20"/>
          <w:szCs w:val="20"/>
        </w:rPr>
        <w:t>.gff</w:t>
      </w:r>
      <w:proofErr w:type="spellEnd"/>
    </w:p>
    <w:p w14:paraId="1C2664BA" w14:textId="4D81F1B9" w:rsidR="00076351" w:rsidRPr="00CB533F" w:rsidRDefault="00076351" w:rsidP="00CB533F">
      <w:pPr>
        <w:ind w:left="1440"/>
        <w:rPr>
          <w:rFonts w:ascii="Monaco" w:hAnsi="Monaco"/>
          <w:sz w:val="20"/>
          <w:szCs w:val="20"/>
        </w:rPr>
      </w:pPr>
      <w:r w:rsidRPr="00CB533F">
        <w:rPr>
          <w:rFonts w:ascii="Monaco" w:hAnsi="Monaco"/>
          <w:sz w:val="20"/>
          <w:szCs w:val="20"/>
        </w:rPr>
        <w:t xml:space="preserve">$ mv </w:t>
      </w:r>
      <w:proofErr w:type="spellStart"/>
      <w:r w:rsidRPr="00CB533F">
        <w:rPr>
          <w:rFonts w:ascii="Monaco" w:hAnsi="Monaco"/>
          <w:sz w:val="20"/>
          <w:szCs w:val="20"/>
        </w:rPr>
        <w:t>protein.fa</w:t>
      </w:r>
      <w:proofErr w:type="spellEnd"/>
      <w:r w:rsidRPr="00CB533F">
        <w:rPr>
          <w:rFonts w:ascii="Monaco" w:hAnsi="Monaco"/>
          <w:sz w:val="20"/>
          <w:szCs w:val="20"/>
        </w:rPr>
        <w:t xml:space="preserve"> </w:t>
      </w:r>
      <w:proofErr w:type="spellStart"/>
      <w:r w:rsidRPr="000754DF">
        <w:rPr>
          <w:rFonts w:ascii="Monaco" w:hAnsi="Monaco"/>
          <w:i/>
          <w:iCs/>
          <w:sz w:val="20"/>
          <w:szCs w:val="20"/>
        </w:rPr>
        <w:t>my_genome</w:t>
      </w:r>
      <w:r w:rsidRPr="00CB533F">
        <w:rPr>
          <w:rFonts w:ascii="Monaco" w:hAnsi="Monaco"/>
          <w:sz w:val="20"/>
          <w:szCs w:val="20"/>
        </w:rPr>
        <w:t>_protein.fs</w:t>
      </w:r>
      <w:proofErr w:type="spellEnd"/>
    </w:p>
    <w:p w14:paraId="18191D42" w14:textId="77777777" w:rsidR="00076351" w:rsidRDefault="00076351" w:rsidP="00CB533F"/>
    <w:p w14:paraId="62F53EC0" w14:textId="565B4892" w:rsidR="00AC4325" w:rsidRDefault="00AC4325" w:rsidP="00AC4325">
      <w:pPr>
        <w:pStyle w:val="ListParagraph"/>
        <w:numPr>
          <w:ilvl w:val="0"/>
          <w:numId w:val="1"/>
        </w:numPr>
      </w:pPr>
      <w:r w:rsidRPr="007C2D03">
        <w:rPr>
          <w:b/>
          <w:bCs/>
        </w:rPr>
        <w:t xml:space="preserve">Make sure </w:t>
      </w:r>
      <w:r w:rsidR="004C5895" w:rsidRPr="007C2D03">
        <w:rPr>
          <w:b/>
          <w:bCs/>
        </w:rPr>
        <w:t xml:space="preserve">the directory </w:t>
      </w:r>
      <w:r w:rsidR="004C5895" w:rsidRPr="007C2D03">
        <w:rPr>
          <w:b/>
          <w:bCs/>
          <w:i/>
          <w:iCs/>
        </w:rPr>
        <w:t xml:space="preserve">and </w:t>
      </w:r>
      <w:r w:rsidRPr="007C2D03">
        <w:rPr>
          <w:b/>
          <w:bCs/>
          <w:i/>
          <w:iCs/>
        </w:rPr>
        <w:t>all files</w:t>
      </w:r>
      <w:r w:rsidRPr="007C2D03">
        <w:rPr>
          <w:b/>
          <w:bCs/>
        </w:rPr>
        <w:t xml:space="preserve"> have group read</w:t>
      </w:r>
      <w:r w:rsidR="00786CD9" w:rsidRPr="007C2D03">
        <w:rPr>
          <w:b/>
          <w:bCs/>
        </w:rPr>
        <w:t xml:space="preserve"> and </w:t>
      </w:r>
      <w:r w:rsidRPr="007C2D03">
        <w:rPr>
          <w:b/>
          <w:bCs/>
        </w:rPr>
        <w:t>write</w:t>
      </w:r>
      <w:r w:rsidR="00786CD9" w:rsidRPr="007C2D03">
        <w:rPr>
          <w:b/>
          <w:bCs/>
        </w:rPr>
        <w:t xml:space="preserve"> </w:t>
      </w:r>
      <w:r w:rsidRPr="007C2D03">
        <w:rPr>
          <w:b/>
          <w:bCs/>
        </w:rPr>
        <w:t>permissions (check using ls -l) and that the group ownership is correct (grp-</w:t>
      </w:r>
      <w:proofErr w:type="spellStart"/>
      <w:r w:rsidRPr="007C2D03">
        <w:rPr>
          <w:b/>
          <w:bCs/>
        </w:rPr>
        <w:t>mshalfon</w:t>
      </w:r>
      <w:proofErr w:type="spellEnd"/>
      <w:r w:rsidRPr="007C2D03">
        <w:rPr>
          <w:b/>
          <w:bCs/>
        </w:rPr>
        <w:t>).</w:t>
      </w:r>
      <w:r>
        <w:t xml:space="preserve"> If necessary, change the group ownership (using </w:t>
      </w:r>
      <w:r w:rsidRPr="007D16CD">
        <w:rPr>
          <w:rFonts w:ascii="Monaco" w:hAnsi="Monaco"/>
          <w:sz w:val="20"/>
          <w:szCs w:val="20"/>
        </w:rPr>
        <w:t>‘</w:t>
      </w:r>
      <w:proofErr w:type="spellStart"/>
      <w:r w:rsidRPr="007D16CD">
        <w:rPr>
          <w:rFonts w:ascii="Monaco" w:hAnsi="Monaco"/>
          <w:sz w:val="20"/>
          <w:szCs w:val="20"/>
        </w:rPr>
        <w:t>chgrp</w:t>
      </w:r>
      <w:proofErr w:type="spellEnd"/>
      <w:r w:rsidR="004C5895" w:rsidRPr="007D16CD">
        <w:rPr>
          <w:rFonts w:ascii="Monaco" w:hAnsi="Monaco"/>
          <w:sz w:val="20"/>
          <w:szCs w:val="20"/>
        </w:rPr>
        <w:t xml:space="preserve"> grp-</w:t>
      </w:r>
      <w:proofErr w:type="spellStart"/>
      <w:r w:rsidR="004C5895" w:rsidRPr="007D16CD">
        <w:rPr>
          <w:rFonts w:ascii="Monaco" w:hAnsi="Monaco"/>
          <w:sz w:val="20"/>
          <w:szCs w:val="20"/>
        </w:rPr>
        <w:t>mshalfon</w:t>
      </w:r>
      <w:proofErr w:type="spellEnd"/>
      <w:r w:rsidR="004C5895" w:rsidRPr="007D16CD">
        <w:rPr>
          <w:rFonts w:ascii="Monaco" w:hAnsi="Monaco"/>
          <w:sz w:val="20"/>
          <w:szCs w:val="20"/>
        </w:rPr>
        <w:t xml:space="preserve"> </w:t>
      </w:r>
      <w:r w:rsidR="004C5895" w:rsidRPr="007D16CD">
        <w:rPr>
          <w:rFonts w:ascii="Monaco" w:hAnsi="Monaco"/>
          <w:i/>
          <w:iCs/>
          <w:sz w:val="20"/>
          <w:szCs w:val="20"/>
        </w:rPr>
        <w:t>filename</w:t>
      </w:r>
      <w:r w:rsidRPr="007D16CD">
        <w:rPr>
          <w:rFonts w:ascii="Monaco" w:hAnsi="Monaco"/>
          <w:i/>
          <w:iCs/>
          <w:sz w:val="20"/>
          <w:szCs w:val="20"/>
        </w:rPr>
        <w:t>’</w:t>
      </w:r>
      <w:r w:rsidR="004C5895">
        <w:t xml:space="preserve"> or </w:t>
      </w:r>
      <w:r w:rsidR="004C5895" w:rsidRPr="007D16CD">
        <w:rPr>
          <w:rFonts w:ascii="Monaco" w:hAnsi="Monaco"/>
          <w:sz w:val="20"/>
          <w:szCs w:val="20"/>
        </w:rPr>
        <w:t>‘</w:t>
      </w:r>
      <w:proofErr w:type="spellStart"/>
      <w:r w:rsidR="006F3933" w:rsidRPr="007D16CD">
        <w:rPr>
          <w:rFonts w:ascii="Monaco" w:hAnsi="Monaco"/>
          <w:sz w:val="20"/>
          <w:szCs w:val="20"/>
        </w:rPr>
        <w:t>chgrp</w:t>
      </w:r>
      <w:proofErr w:type="spellEnd"/>
      <w:r w:rsidR="006F3933" w:rsidRPr="007D16CD">
        <w:rPr>
          <w:rFonts w:ascii="Monaco" w:hAnsi="Monaco"/>
          <w:sz w:val="20"/>
          <w:szCs w:val="20"/>
        </w:rPr>
        <w:t xml:space="preserve"> -</w:t>
      </w:r>
      <w:proofErr w:type="spellStart"/>
      <w:r w:rsidR="006F3933" w:rsidRPr="007D16CD">
        <w:rPr>
          <w:rFonts w:ascii="Monaco" w:hAnsi="Monaco"/>
          <w:sz w:val="20"/>
          <w:szCs w:val="20"/>
        </w:rPr>
        <w:t>hR</w:t>
      </w:r>
      <w:proofErr w:type="spellEnd"/>
      <w:r w:rsidR="006F3933" w:rsidRPr="007D16CD">
        <w:rPr>
          <w:rFonts w:ascii="Monaco" w:hAnsi="Monaco"/>
          <w:sz w:val="20"/>
          <w:szCs w:val="20"/>
        </w:rPr>
        <w:t xml:space="preserve"> grp-</w:t>
      </w:r>
      <w:proofErr w:type="spellStart"/>
      <w:r w:rsidR="006F3933" w:rsidRPr="007D16CD">
        <w:rPr>
          <w:rFonts w:ascii="Monaco" w:hAnsi="Monaco"/>
          <w:sz w:val="20"/>
          <w:szCs w:val="20"/>
        </w:rPr>
        <w:t>mshalfon</w:t>
      </w:r>
      <w:proofErr w:type="spellEnd"/>
      <w:r w:rsidR="006F3933" w:rsidRPr="007D16CD">
        <w:rPr>
          <w:rFonts w:ascii="Monaco" w:hAnsi="Monaco"/>
          <w:sz w:val="20"/>
          <w:szCs w:val="20"/>
        </w:rPr>
        <w:t xml:space="preserve"> /</w:t>
      </w:r>
      <w:proofErr w:type="spellStart"/>
      <w:r w:rsidR="006F3933" w:rsidRPr="007D16CD">
        <w:rPr>
          <w:rFonts w:ascii="Monaco" w:hAnsi="Monaco"/>
          <w:i/>
          <w:iCs/>
          <w:sz w:val="20"/>
          <w:szCs w:val="20"/>
        </w:rPr>
        <w:t>directory_name</w:t>
      </w:r>
      <w:proofErr w:type="spellEnd"/>
      <w:r>
        <w:t xml:space="preserve">) </w:t>
      </w:r>
      <w:r w:rsidR="00535326">
        <w:t>and/</w:t>
      </w:r>
      <w:r>
        <w:t>or permissions (using</w:t>
      </w:r>
      <w:r w:rsidRPr="007D16CD">
        <w:rPr>
          <w:rFonts w:ascii="Monaco" w:hAnsi="Monaco"/>
          <w:sz w:val="20"/>
          <w:szCs w:val="20"/>
        </w:rPr>
        <w:t xml:space="preserve"> ‘</w:t>
      </w:r>
      <w:proofErr w:type="spellStart"/>
      <w:r w:rsidRPr="007D16CD">
        <w:rPr>
          <w:rFonts w:ascii="Monaco" w:hAnsi="Monaco"/>
          <w:sz w:val="20"/>
          <w:szCs w:val="20"/>
        </w:rPr>
        <w:t>chmod</w:t>
      </w:r>
      <w:proofErr w:type="spellEnd"/>
      <w:r w:rsidR="006F3933" w:rsidRPr="007D16CD">
        <w:rPr>
          <w:rFonts w:ascii="Monaco" w:hAnsi="Monaco"/>
          <w:sz w:val="20"/>
          <w:szCs w:val="20"/>
        </w:rPr>
        <w:t xml:space="preserve"> </w:t>
      </w:r>
      <w:proofErr w:type="spellStart"/>
      <w:r w:rsidR="006F3933" w:rsidRPr="007D16CD">
        <w:rPr>
          <w:rFonts w:ascii="Monaco" w:hAnsi="Monaco"/>
          <w:sz w:val="20"/>
          <w:szCs w:val="20"/>
        </w:rPr>
        <w:t>g+rw</w:t>
      </w:r>
      <w:proofErr w:type="spellEnd"/>
      <w:r w:rsidRPr="007D16CD">
        <w:rPr>
          <w:rFonts w:ascii="Monaco" w:hAnsi="Monaco"/>
          <w:sz w:val="20"/>
          <w:szCs w:val="20"/>
        </w:rPr>
        <w:t>’</w:t>
      </w:r>
      <w:r w:rsidR="00B12EB2">
        <w:rPr>
          <w:rFonts w:ascii="Monaco" w:hAnsi="Monaco"/>
          <w:sz w:val="20"/>
          <w:szCs w:val="20"/>
        </w:rPr>
        <w:t xml:space="preserve"> </w:t>
      </w:r>
      <w:r w:rsidR="00B12EB2">
        <w:rPr>
          <w:rFonts w:ascii="Monaco" w:hAnsi="Monaco"/>
          <w:i/>
          <w:iCs/>
          <w:sz w:val="20"/>
          <w:szCs w:val="20"/>
        </w:rPr>
        <w:t>filename</w:t>
      </w:r>
      <w:r w:rsidRPr="007D16CD">
        <w:rPr>
          <w:rFonts w:ascii="Monaco" w:hAnsi="Monaco"/>
          <w:sz w:val="20"/>
          <w:szCs w:val="20"/>
        </w:rPr>
        <w:t>)</w:t>
      </w:r>
      <w:r>
        <w:t>.</w:t>
      </w:r>
    </w:p>
    <w:p w14:paraId="07CE987D" w14:textId="77777777" w:rsidR="00A27AD1" w:rsidRDefault="00A27AD1" w:rsidP="00A27AD1"/>
    <w:p w14:paraId="0325DF2F" w14:textId="77777777" w:rsidR="00BD0EF3" w:rsidRDefault="00BD0EF3" w:rsidP="00A27AD1">
      <w:pPr>
        <w:rPr>
          <w:rFonts w:asciiTheme="minorHAnsi" w:hAnsiTheme="minorHAnsi" w:cstheme="minorHAnsi"/>
          <w:b/>
          <w:bCs/>
          <w:sz w:val="28"/>
          <w:szCs w:val="28"/>
        </w:rPr>
      </w:pPr>
    </w:p>
    <w:p w14:paraId="3F3624A8" w14:textId="308F43B9" w:rsidR="00A27AD1" w:rsidRPr="005D2193" w:rsidRDefault="00A27AD1" w:rsidP="00A27AD1">
      <w:pPr>
        <w:rPr>
          <w:rFonts w:asciiTheme="minorHAnsi" w:hAnsiTheme="minorHAnsi" w:cstheme="minorHAnsi"/>
          <w:b/>
          <w:bCs/>
          <w:sz w:val="28"/>
          <w:szCs w:val="28"/>
        </w:rPr>
      </w:pPr>
      <w:r w:rsidRPr="005D2193">
        <w:rPr>
          <w:rFonts w:asciiTheme="minorHAnsi" w:hAnsiTheme="minorHAnsi" w:cstheme="minorHAnsi"/>
          <w:b/>
          <w:bCs/>
          <w:sz w:val="28"/>
          <w:szCs w:val="28"/>
        </w:rPr>
        <w:t>Part B: Preflight</w:t>
      </w:r>
    </w:p>
    <w:p w14:paraId="1B291182" w14:textId="77777777" w:rsidR="00A27AD1" w:rsidRDefault="00A27AD1" w:rsidP="00A27AD1">
      <w:pPr>
        <w:ind w:left="360"/>
      </w:pPr>
    </w:p>
    <w:p w14:paraId="11915EDA" w14:textId="46EE549C" w:rsidR="00A27AD1" w:rsidRDefault="00A27AD1" w:rsidP="00A27AD1">
      <w:pPr>
        <w:pStyle w:val="ListParagraph"/>
        <w:numPr>
          <w:ilvl w:val="0"/>
          <w:numId w:val="3"/>
        </w:numPr>
      </w:pPr>
      <w:r>
        <w:t xml:space="preserve">Run </w:t>
      </w:r>
      <w:r w:rsidRPr="00A27AD1">
        <w:rPr>
          <w:i/>
          <w:iCs/>
        </w:rPr>
        <w:t>preflight</w:t>
      </w:r>
      <w:r w:rsidR="000D0C9A">
        <w:rPr>
          <w:i/>
          <w:iCs/>
        </w:rPr>
        <w:t>-</w:t>
      </w:r>
      <w:proofErr w:type="spellStart"/>
      <w:r w:rsidR="000D0C9A">
        <w:rPr>
          <w:i/>
          <w:iCs/>
        </w:rPr>
        <w:t>scrmshaw</w:t>
      </w:r>
      <w:proofErr w:type="spellEnd"/>
      <w:r>
        <w:t xml:space="preserve"> on your genome as follows:</w:t>
      </w:r>
    </w:p>
    <w:p w14:paraId="0AB66E1E" w14:textId="77777777" w:rsidR="000D0C9A" w:rsidRDefault="000D0C9A" w:rsidP="001B66E9"/>
    <w:p w14:paraId="7DBD3397" w14:textId="3F348CBD" w:rsidR="00A27AD1" w:rsidRPr="00A27AD1" w:rsidRDefault="00A27AD1" w:rsidP="00A27AD1">
      <w:pPr>
        <w:ind w:left="900" w:hanging="180"/>
      </w:pPr>
      <w:r w:rsidRPr="00A27AD1">
        <w:rPr>
          <w:rFonts w:ascii="Monaco" w:eastAsiaTheme="minorHAnsi" w:hAnsi="Monaco" w:cstheme="minorBidi"/>
          <w:kern w:val="2"/>
          <w:sz w:val="20"/>
          <w:szCs w:val="20"/>
          <w14:ligatures w14:val="standardContextual"/>
        </w:rPr>
        <w:t xml:space="preserve">$ </w:t>
      </w:r>
      <w:proofErr w:type="spellStart"/>
      <w:r w:rsidRPr="00A27AD1">
        <w:rPr>
          <w:rFonts w:ascii="Monaco" w:eastAsiaTheme="minorHAnsi" w:hAnsi="Monaco" w:cstheme="minorBidi"/>
          <w:kern w:val="2"/>
          <w:sz w:val="20"/>
          <w:szCs w:val="20"/>
          <w14:ligatures w14:val="standardContextual"/>
        </w:rPr>
        <w:t>perl</w:t>
      </w:r>
      <w:proofErr w:type="spellEnd"/>
      <w:r w:rsidRPr="00A27AD1">
        <w:rPr>
          <w:rFonts w:ascii="Monaco" w:eastAsiaTheme="minorHAnsi" w:hAnsi="Monaco" w:cstheme="minorBidi"/>
          <w:kern w:val="2"/>
          <w:sz w:val="20"/>
          <w:szCs w:val="20"/>
          <w14:ligatures w14:val="standardContextual"/>
        </w:rPr>
        <w:t xml:space="preserve"> </w:t>
      </w:r>
      <w:r w:rsidRPr="004E2611">
        <w:rPr>
          <w:rFonts w:ascii="Monaco" w:hAnsi="Monaco"/>
          <w:sz w:val="20"/>
          <w:szCs w:val="20"/>
        </w:rPr>
        <w:t>/projects/academic/mshalfon</w:t>
      </w:r>
      <w:r w:rsidR="003F0CE9">
        <w:rPr>
          <w:rFonts w:ascii="Monaco" w:hAnsi="Monaco"/>
          <w:sz w:val="20"/>
          <w:szCs w:val="20"/>
        </w:rPr>
        <w:t>/</w:t>
      </w:r>
      <w:r w:rsidR="000D0C9A">
        <w:rPr>
          <w:rFonts w:ascii="Monaco" w:hAnsi="Monaco"/>
          <w:sz w:val="20"/>
          <w:szCs w:val="20"/>
        </w:rPr>
        <w:t>Scripts/</w:t>
      </w:r>
      <w:r w:rsidRPr="00A27AD1">
        <w:rPr>
          <w:rFonts w:ascii="Monaco" w:eastAsiaTheme="minorHAnsi" w:hAnsi="Monaco" w:cstheme="minorBidi"/>
          <w:kern w:val="2"/>
          <w:sz w:val="20"/>
          <w:szCs w:val="20"/>
          <w14:ligatures w14:val="standardContextual"/>
        </w:rPr>
        <w:t>preflight</w:t>
      </w:r>
      <w:r w:rsidR="000D0C9A">
        <w:rPr>
          <w:rFonts w:ascii="Monaco" w:eastAsiaTheme="minorHAnsi" w:hAnsi="Monaco" w:cstheme="minorBidi"/>
          <w:kern w:val="2"/>
          <w:sz w:val="20"/>
          <w:szCs w:val="20"/>
          <w14:ligatures w14:val="standardContextual"/>
        </w:rPr>
        <w:t>-scrmshaw</w:t>
      </w:r>
      <w:r w:rsidRPr="00A27AD1">
        <w:rPr>
          <w:rFonts w:ascii="Monaco" w:eastAsiaTheme="minorHAnsi" w:hAnsi="Monaco" w:cstheme="minorBidi"/>
          <w:kern w:val="2"/>
          <w:sz w:val="20"/>
          <w:szCs w:val="20"/>
          <w14:ligatures w14:val="standardContextual"/>
        </w:rPr>
        <w:t>.pl -</w:t>
      </w:r>
      <w:proofErr w:type="spellStart"/>
      <w:r w:rsidRPr="00A27AD1">
        <w:rPr>
          <w:rFonts w:ascii="Monaco" w:eastAsiaTheme="minorHAnsi" w:hAnsi="Monaco" w:cstheme="minorBidi"/>
          <w:kern w:val="2"/>
          <w:sz w:val="20"/>
          <w:szCs w:val="20"/>
          <w14:ligatures w14:val="standardContextual"/>
        </w:rPr>
        <w:t>gff</w:t>
      </w:r>
      <w:proofErr w:type="spellEnd"/>
      <w:r w:rsidRPr="00A27AD1">
        <w:rPr>
          <w:rFonts w:ascii="Monaco" w:eastAsiaTheme="minorHAnsi" w:hAnsi="Monaco" w:cstheme="minorBidi"/>
          <w:kern w:val="2"/>
          <w:sz w:val="20"/>
          <w:szCs w:val="20"/>
          <w14:ligatures w14:val="standardContextual"/>
        </w:rPr>
        <w:t xml:space="preserve"> </w:t>
      </w:r>
      <w:proofErr w:type="spellStart"/>
      <w:r w:rsidR="001817D4" w:rsidRPr="001817D4">
        <w:rPr>
          <w:rFonts w:ascii="Monaco" w:eastAsiaTheme="minorHAnsi" w:hAnsi="Monaco" w:cstheme="minorBidi"/>
          <w:i/>
          <w:iCs/>
          <w:kern w:val="2"/>
          <w:sz w:val="20"/>
          <w:szCs w:val="20"/>
          <w14:ligatures w14:val="standardContextual"/>
        </w:rPr>
        <w:t>my_</w:t>
      </w:r>
      <w:r w:rsidRPr="001817D4">
        <w:rPr>
          <w:rFonts w:ascii="Monaco" w:eastAsiaTheme="minorHAnsi" w:hAnsi="Monaco" w:cstheme="minorBidi"/>
          <w:i/>
          <w:iCs/>
          <w:kern w:val="2"/>
          <w:sz w:val="20"/>
          <w:szCs w:val="20"/>
          <w14:ligatures w14:val="standardContextual"/>
        </w:rPr>
        <w:t>genome</w:t>
      </w:r>
      <w:r w:rsidRPr="00A27AD1">
        <w:rPr>
          <w:rFonts w:ascii="Monaco" w:eastAsiaTheme="minorHAnsi" w:hAnsi="Monaco" w:cstheme="minorBidi"/>
          <w:kern w:val="2"/>
          <w:sz w:val="20"/>
          <w:szCs w:val="20"/>
          <w14:ligatures w14:val="standardContextual"/>
        </w:rPr>
        <w:t>.gff</w:t>
      </w:r>
      <w:proofErr w:type="spellEnd"/>
      <w:r w:rsidR="001817D4">
        <w:rPr>
          <w:rFonts w:ascii="Monaco" w:eastAsiaTheme="minorHAnsi" w:hAnsi="Monaco" w:cstheme="minorBidi"/>
          <w:kern w:val="2"/>
          <w:sz w:val="20"/>
          <w:szCs w:val="20"/>
          <w14:ligatures w14:val="standardContextual"/>
        </w:rPr>
        <w:t xml:space="preserve"> </w:t>
      </w:r>
      <w:r w:rsidRPr="00A27AD1">
        <w:rPr>
          <w:rFonts w:ascii="Monaco" w:eastAsiaTheme="minorHAnsi" w:hAnsi="Monaco" w:cstheme="minorBidi"/>
          <w:kern w:val="2"/>
          <w:sz w:val="20"/>
          <w:szCs w:val="20"/>
          <w14:ligatures w14:val="standardContextual"/>
        </w:rPr>
        <w:t>-</w:t>
      </w:r>
      <w:proofErr w:type="spellStart"/>
      <w:r w:rsidRPr="00A27AD1">
        <w:rPr>
          <w:rFonts w:ascii="Monaco" w:eastAsiaTheme="minorHAnsi" w:hAnsi="Monaco" w:cstheme="minorBidi"/>
          <w:kern w:val="2"/>
          <w:sz w:val="20"/>
          <w:szCs w:val="20"/>
          <w14:ligatures w14:val="standardContextual"/>
        </w:rPr>
        <w:t>fasta</w:t>
      </w:r>
      <w:proofErr w:type="spellEnd"/>
      <w:r w:rsidRPr="00A27AD1">
        <w:rPr>
          <w:rFonts w:ascii="Monaco" w:eastAsiaTheme="minorHAnsi" w:hAnsi="Monaco" w:cstheme="minorBidi"/>
          <w:kern w:val="2"/>
          <w:sz w:val="20"/>
          <w:szCs w:val="20"/>
          <w14:ligatures w14:val="standardContextual"/>
        </w:rPr>
        <w:t xml:space="preserve"> </w:t>
      </w:r>
      <w:proofErr w:type="spellStart"/>
      <w:r w:rsidRPr="00A27AD1">
        <w:rPr>
          <w:rFonts w:ascii="Monaco" w:eastAsiaTheme="minorHAnsi" w:hAnsi="Monaco" w:cstheme="minorBidi"/>
          <w:kern w:val="2"/>
          <w:sz w:val="20"/>
          <w:szCs w:val="20"/>
          <w14:ligatures w14:val="standardContextual"/>
        </w:rPr>
        <w:t>GCF_xxxxxxxxx.fna</w:t>
      </w:r>
      <w:proofErr w:type="spellEnd"/>
      <w:r w:rsidRPr="00A27AD1">
        <w:rPr>
          <w:color w:val="000000"/>
          <w:sz w:val="28"/>
          <w:szCs w:val="28"/>
        </w:rPr>
        <w:t> </w:t>
      </w:r>
    </w:p>
    <w:p w14:paraId="5E711D7E" w14:textId="77777777" w:rsidR="00A27AD1" w:rsidRPr="00A27AD1" w:rsidRDefault="00A27AD1" w:rsidP="00A27AD1">
      <w:pPr>
        <w:ind w:left="360"/>
      </w:pPr>
    </w:p>
    <w:p w14:paraId="4245EE59" w14:textId="312F6E0A" w:rsidR="00A27AD1" w:rsidRDefault="00A27AD1" w:rsidP="00A27AD1">
      <w:pPr>
        <w:ind w:left="720"/>
        <w:rPr>
          <w:rFonts w:asciiTheme="minorHAnsi" w:eastAsiaTheme="minorHAnsi" w:hAnsiTheme="minorHAnsi" w:cstheme="minorBidi"/>
          <w:kern w:val="2"/>
          <w14:ligatures w14:val="standardContextual"/>
        </w:rPr>
      </w:pPr>
      <w:r w:rsidRPr="005D2193">
        <w:rPr>
          <w:rFonts w:asciiTheme="minorHAnsi" w:eastAsiaTheme="minorHAnsi" w:hAnsiTheme="minorHAnsi" w:cstheme="minorBidi"/>
          <w:i/>
          <w:iCs/>
          <w:kern w:val="2"/>
          <w14:ligatures w14:val="standardContextual"/>
        </w:rPr>
        <w:t>Preflight</w:t>
      </w:r>
      <w:r w:rsidRPr="005D2193">
        <w:rPr>
          <w:rFonts w:asciiTheme="minorHAnsi" w:eastAsiaTheme="minorHAnsi" w:hAnsiTheme="minorHAnsi" w:cstheme="minorBidi"/>
          <w:kern w:val="2"/>
          <w14:ligatures w14:val="standardContextual"/>
        </w:rPr>
        <w:t xml:space="preserve"> validates the formats of these files and produces a comprehensive log file that highlights any issues along with basic information such as the number of chromosomes/scaffolds and their sizes, data types present in the annotation (e.g., ‘gene’, ‘exon’, ‘ncRNA’, etc.), and average intergenic distances. </w:t>
      </w:r>
      <w:r w:rsidRPr="005D2193">
        <w:rPr>
          <w:rFonts w:asciiTheme="minorHAnsi" w:eastAsiaTheme="minorHAnsi" w:hAnsiTheme="minorHAnsi" w:cstheme="minorBidi"/>
          <w:i/>
          <w:iCs/>
          <w:kern w:val="2"/>
          <w14:ligatures w14:val="standardContextual"/>
        </w:rPr>
        <w:t>Preflight</w:t>
      </w:r>
      <w:r w:rsidRPr="005D2193">
        <w:rPr>
          <w:rFonts w:asciiTheme="minorHAnsi" w:eastAsiaTheme="minorHAnsi" w:hAnsiTheme="minorHAnsi" w:cstheme="minorBidi"/>
          <w:kern w:val="2"/>
          <w14:ligatures w14:val="standardContextual"/>
        </w:rPr>
        <w:t xml:space="preserve"> also provides a sample output of the SCRMshaw-generated ‘gene’ and ‘exon’ files. This feature allows users to identify any discrepancies or errors stemming from the input files and to reformat these files as needed before running SCRMshaw.</w:t>
      </w:r>
      <w:r w:rsidR="000D0C9A">
        <w:rPr>
          <w:rFonts w:asciiTheme="minorHAnsi" w:eastAsiaTheme="minorHAnsi" w:hAnsiTheme="minorHAnsi" w:cstheme="minorBidi"/>
          <w:kern w:val="2"/>
          <w14:ligatures w14:val="standardContextual"/>
        </w:rPr>
        <w:t xml:space="preserve"> Be sure to check the following:</w:t>
      </w:r>
    </w:p>
    <w:p w14:paraId="222529A7" w14:textId="2C4EE60C" w:rsidR="000D0C9A" w:rsidRPr="001B66E9" w:rsidRDefault="000D0C9A" w:rsidP="001B66E9">
      <w:pPr>
        <w:pStyle w:val="ListParagraph"/>
        <w:numPr>
          <w:ilvl w:val="0"/>
          <w:numId w:val="8"/>
        </w:numPr>
        <w:rPr>
          <w:rFonts w:asciiTheme="minorHAnsi" w:eastAsiaTheme="minorHAnsi" w:hAnsiTheme="minorHAnsi" w:cstheme="minorBidi"/>
          <w:kern w:val="2"/>
          <w14:ligatures w14:val="standardContextual"/>
        </w:rPr>
      </w:pPr>
      <w:r w:rsidRPr="001B66E9">
        <w:rPr>
          <w:rFonts w:asciiTheme="minorHAnsi" w:eastAsiaTheme="minorHAnsi" w:hAnsiTheme="minorHAnsi" w:cstheme="minorBidi"/>
          <w:kern w:val="2"/>
          <w14:ligatures w14:val="standardContextual"/>
        </w:rPr>
        <w:t>In the first section, no GFF3 errors are reported</w:t>
      </w:r>
    </w:p>
    <w:p w14:paraId="29C8E78A" w14:textId="5540235C" w:rsidR="000D0C9A" w:rsidRPr="001B66E9" w:rsidRDefault="000D0C9A" w:rsidP="001B66E9">
      <w:pPr>
        <w:pStyle w:val="ListParagraph"/>
        <w:numPr>
          <w:ilvl w:val="0"/>
          <w:numId w:val="8"/>
        </w:numPr>
        <w:rPr>
          <w:rFonts w:asciiTheme="minorHAnsi" w:eastAsiaTheme="minorHAnsi" w:hAnsiTheme="minorHAnsi" w:cstheme="minorBidi"/>
          <w:kern w:val="2"/>
          <w14:ligatures w14:val="standardContextual"/>
        </w:rPr>
      </w:pPr>
      <w:r w:rsidRPr="001B66E9">
        <w:rPr>
          <w:rFonts w:asciiTheme="minorHAnsi" w:eastAsiaTheme="minorHAnsi" w:hAnsiTheme="minorHAnsi" w:cstheme="minorBidi"/>
          <w:kern w:val="2"/>
          <w14:ligatures w14:val="standardContextual"/>
        </w:rPr>
        <w:t>Gene and Exon data appear in the following sections</w:t>
      </w:r>
    </w:p>
    <w:p w14:paraId="3518E52B" w14:textId="757DD791" w:rsidR="000D0C9A" w:rsidRPr="001B66E9" w:rsidRDefault="000D0C9A" w:rsidP="001B66E9">
      <w:pPr>
        <w:pStyle w:val="ListParagraph"/>
        <w:numPr>
          <w:ilvl w:val="0"/>
          <w:numId w:val="8"/>
        </w:numPr>
        <w:rPr>
          <w:rFonts w:asciiTheme="minorHAnsi" w:eastAsiaTheme="minorHAnsi" w:hAnsiTheme="minorHAnsi" w:cstheme="minorBidi"/>
          <w:kern w:val="2"/>
          <w14:ligatures w14:val="standardContextual"/>
        </w:rPr>
      </w:pPr>
      <w:r w:rsidRPr="001B66E9">
        <w:rPr>
          <w:rFonts w:asciiTheme="minorHAnsi" w:eastAsiaTheme="minorHAnsi" w:hAnsiTheme="minorHAnsi" w:cstheme="minorBidi"/>
          <w:kern w:val="2"/>
          <w14:ligatures w14:val="standardContextual"/>
        </w:rPr>
        <w:t>The ‘FASTA’ section reports “all sequences have proper characters”</w:t>
      </w:r>
    </w:p>
    <w:p w14:paraId="68DF00A6" w14:textId="08B3D36E" w:rsidR="000D0C9A" w:rsidRPr="001B66E9" w:rsidRDefault="000D0C9A" w:rsidP="001B66E9">
      <w:pPr>
        <w:pStyle w:val="ListParagraph"/>
        <w:numPr>
          <w:ilvl w:val="0"/>
          <w:numId w:val="8"/>
        </w:numPr>
        <w:rPr>
          <w:rFonts w:asciiTheme="minorHAnsi" w:eastAsiaTheme="minorHAnsi" w:hAnsiTheme="minorHAnsi" w:cstheme="minorBidi"/>
          <w:kern w:val="2"/>
          <w14:ligatures w14:val="standardContextual"/>
        </w:rPr>
      </w:pPr>
      <w:r w:rsidRPr="001B66E9">
        <w:rPr>
          <w:rFonts w:asciiTheme="minorHAnsi" w:eastAsiaTheme="minorHAnsi" w:hAnsiTheme="minorHAnsi" w:cstheme="minorBidi"/>
          <w:kern w:val="2"/>
          <w14:ligatures w14:val="standardContextual"/>
        </w:rPr>
        <w:t xml:space="preserve">The following section reports that “All </w:t>
      </w:r>
      <w:proofErr w:type="spellStart"/>
      <w:r w:rsidRPr="001B66E9">
        <w:rPr>
          <w:rFonts w:asciiTheme="minorHAnsi" w:eastAsiaTheme="minorHAnsi" w:hAnsiTheme="minorHAnsi" w:cstheme="minorBidi"/>
          <w:kern w:val="2"/>
          <w14:ligatures w14:val="standardContextual"/>
        </w:rPr>
        <w:t>seqids</w:t>
      </w:r>
      <w:proofErr w:type="spellEnd"/>
      <w:r w:rsidRPr="001B66E9">
        <w:rPr>
          <w:rFonts w:asciiTheme="minorHAnsi" w:eastAsiaTheme="minorHAnsi" w:hAnsiTheme="minorHAnsi" w:cstheme="minorBidi"/>
          <w:kern w:val="2"/>
          <w14:ligatures w14:val="standardContextual"/>
        </w:rPr>
        <w:t xml:space="preserve"> in GFF are also in FASTA”</w:t>
      </w:r>
    </w:p>
    <w:p w14:paraId="2B1CDF74" w14:textId="1DEF6120" w:rsidR="000D0C9A" w:rsidRPr="00B153A6" w:rsidRDefault="000D0C9A" w:rsidP="00A27AD1">
      <w:pPr>
        <w:ind w:left="720"/>
        <w:rPr>
          <w:rFonts w:asciiTheme="minorHAnsi" w:eastAsiaTheme="minorHAnsi" w:hAnsiTheme="minorHAnsi" w:cstheme="minorBidi"/>
          <w:i/>
          <w:iCs/>
          <w:kern w:val="2"/>
          <w14:ligatures w14:val="standardContextual"/>
        </w:rPr>
      </w:pPr>
      <w:r w:rsidRPr="00B153A6">
        <w:rPr>
          <w:rFonts w:asciiTheme="minorHAnsi" w:eastAsiaTheme="minorHAnsi" w:hAnsiTheme="minorHAnsi" w:cstheme="minorBidi"/>
          <w:i/>
          <w:iCs/>
          <w:kern w:val="2"/>
          <w14:ligatures w14:val="standardContextual"/>
        </w:rPr>
        <w:t xml:space="preserve">If any of these conditions is not met, the input files must corrected before moving on </w:t>
      </w:r>
      <w:r w:rsidR="00AD2C0E" w:rsidRPr="00B153A6">
        <w:rPr>
          <w:rFonts w:asciiTheme="minorHAnsi" w:eastAsiaTheme="minorHAnsi" w:hAnsiTheme="minorHAnsi" w:cstheme="minorBidi"/>
          <w:i/>
          <w:iCs/>
          <w:kern w:val="2"/>
          <w14:ligatures w14:val="standardContextual"/>
        </w:rPr>
        <w:t>to</w:t>
      </w:r>
      <w:r w:rsidRPr="00B153A6">
        <w:rPr>
          <w:rFonts w:asciiTheme="minorHAnsi" w:eastAsiaTheme="minorHAnsi" w:hAnsiTheme="minorHAnsi" w:cstheme="minorBidi"/>
          <w:i/>
          <w:iCs/>
          <w:kern w:val="2"/>
          <w14:ligatures w14:val="standardContextual"/>
        </w:rPr>
        <w:t xml:space="preserve"> run SCRMshaw, or SCRMshaw will fail.</w:t>
      </w:r>
    </w:p>
    <w:p w14:paraId="626E97B2" w14:textId="77777777" w:rsidR="00A27AD1" w:rsidRDefault="00A27AD1" w:rsidP="00A27AD1">
      <w:pPr>
        <w:ind w:left="720"/>
      </w:pPr>
    </w:p>
    <w:p w14:paraId="41DEC856" w14:textId="7D6A5F43" w:rsidR="00A27AD1" w:rsidRDefault="00A27AD1" w:rsidP="00A27AD1">
      <w:pPr>
        <w:pStyle w:val="ListParagraph"/>
        <w:numPr>
          <w:ilvl w:val="0"/>
          <w:numId w:val="3"/>
        </w:numPr>
      </w:pPr>
      <w:r>
        <w:t>Remove any scaffolds not containing annotated genes</w:t>
      </w:r>
      <w:r w:rsidR="000D0C9A">
        <w:t>. The necessary CCR modules must be loaded first</w:t>
      </w:r>
      <w:r w:rsidR="003F0CE9">
        <w:t>:</w:t>
      </w:r>
    </w:p>
    <w:p w14:paraId="2118980E" w14:textId="77777777" w:rsidR="000D0C9A" w:rsidRDefault="000D0C9A" w:rsidP="001B66E9"/>
    <w:p w14:paraId="043C7454" w14:textId="7D51F3CB" w:rsidR="000D0C9A" w:rsidRDefault="003F0CE9" w:rsidP="003F0CE9">
      <w:pPr>
        <w:pStyle w:val="NormalWeb"/>
        <w:spacing w:before="0" w:beforeAutospacing="0" w:after="0" w:afterAutospacing="0"/>
        <w:ind w:left="900" w:hanging="180"/>
        <w:rPr>
          <w:rFonts w:ascii="Monaco" w:eastAsiaTheme="minorHAnsi" w:hAnsi="Monaco" w:cstheme="minorBidi"/>
          <w:kern w:val="2"/>
          <w:sz w:val="20"/>
          <w:szCs w:val="20"/>
          <w14:ligatures w14:val="standardContextual"/>
        </w:rPr>
      </w:pPr>
      <w:r w:rsidRPr="00A27AD1">
        <w:rPr>
          <w:rFonts w:ascii="Monaco" w:eastAsiaTheme="minorHAnsi" w:hAnsi="Monaco" w:cstheme="minorBidi"/>
          <w:kern w:val="2"/>
          <w:sz w:val="20"/>
          <w:szCs w:val="20"/>
          <w14:ligatures w14:val="standardContextual"/>
        </w:rPr>
        <w:t>$</w:t>
      </w:r>
      <w:r w:rsidR="000D0C9A">
        <w:rPr>
          <w:rFonts w:ascii="Monaco" w:eastAsiaTheme="minorHAnsi" w:hAnsi="Monaco" w:cstheme="minorBidi"/>
          <w:kern w:val="2"/>
          <w:sz w:val="20"/>
          <w:szCs w:val="20"/>
          <w14:ligatures w14:val="standardContextual"/>
        </w:rPr>
        <w:t xml:space="preserve"> module load </w:t>
      </w:r>
      <w:proofErr w:type="spellStart"/>
      <w:r w:rsidR="000D0C9A">
        <w:rPr>
          <w:rFonts w:ascii="Monaco" w:eastAsiaTheme="minorHAnsi" w:hAnsi="Monaco" w:cstheme="minorBidi"/>
          <w:kern w:val="2"/>
          <w:sz w:val="20"/>
          <w:szCs w:val="20"/>
          <w14:ligatures w14:val="standardContextual"/>
        </w:rPr>
        <w:t>foss</w:t>
      </w:r>
      <w:proofErr w:type="spellEnd"/>
    </w:p>
    <w:p w14:paraId="087E7750" w14:textId="12DF5860" w:rsidR="000D0C9A" w:rsidRDefault="000D0C9A" w:rsidP="003F0CE9">
      <w:pPr>
        <w:pStyle w:val="NormalWeb"/>
        <w:spacing w:before="0" w:beforeAutospacing="0" w:after="0" w:afterAutospacing="0"/>
        <w:ind w:left="900" w:hanging="180"/>
        <w:rPr>
          <w:rFonts w:ascii="Monaco" w:eastAsiaTheme="minorHAnsi" w:hAnsi="Monaco" w:cstheme="minorBidi"/>
          <w:kern w:val="2"/>
          <w:sz w:val="20"/>
          <w:szCs w:val="20"/>
          <w14:ligatures w14:val="standardContextual"/>
        </w:rPr>
      </w:pPr>
      <w:r>
        <w:rPr>
          <w:rFonts w:ascii="Monaco" w:eastAsiaTheme="minorHAnsi" w:hAnsi="Monaco" w:cstheme="minorBidi"/>
          <w:kern w:val="2"/>
          <w:sz w:val="20"/>
          <w:szCs w:val="20"/>
          <w14:ligatures w14:val="standardContextual"/>
        </w:rPr>
        <w:t xml:space="preserve">$ module load </w:t>
      </w:r>
      <w:proofErr w:type="spellStart"/>
      <w:r>
        <w:rPr>
          <w:rFonts w:ascii="Monaco" w:eastAsiaTheme="minorHAnsi" w:hAnsi="Monaco" w:cstheme="minorBidi"/>
          <w:kern w:val="2"/>
          <w:sz w:val="20"/>
          <w:szCs w:val="20"/>
          <w14:ligatures w14:val="standardContextual"/>
        </w:rPr>
        <w:t>biopython</w:t>
      </w:r>
      <w:proofErr w:type="spellEnd"/>
    </w:p>
    <w:p w14:paraId="08360BD3" w14:textId="764BFBE2" w:rsidR="003F0CE9" w:rsidRPr="003F0CE9" w:rsidRDefault="000D0C9A" w:rsidP="003F0CE9">
      <w:pPr>
        <w:pStyle w:val="NormalWeb"/>
        <w:spacing w:before="0" w:beforeAutospacing="0" w:after="0" w:afterAutospacing="0"/>
        <w:ind w:left="900" w:hanging="180"/>
        <w:rPr>
          <w:rFonts w:ascii="Monaco" w:eastAsiaTheme="minorHAnsi" w:hAnsi="Monaco" w:cstheme="minorBidi"/>
          <w:kern w:val="2"/>
          <w:sz w:val="20"/>
          <w:szCs w:val="20"/>
          <w14:ligatures w14:val="standardContextual"/>
        </w:rPr>
      </w:pPr>
      <w:r>
        <w:rPr>
          <w:rFonts w:ascii="Monaco" w:eastAsiaTheme="minorHAnsi" w:hAnsi="Monaco" w:cstheme="minorBidi"/>
          <w:kern w:val="2"/>
          <w:sz w:val="20"/>
          <w:szCs w:val="20"/>
          <w14:ligatures w14:val="standardContextual"/>
        </w:rPr>
        <w:lastRenderedPageBreak/>
        <w:t>$</w:t>
      </w:r>
      <w:r w:rsidR="003F0CE9" w:rsidRPr="00A27AD1">
        <w:rPr>
          <w:rFonts w:ascii="Monaco" w:eastAsiaTheme="minorHAnsi" w:hAnsi="Monaco" w:cstheme="minorBidi"/>
          <w:kern w:val="2"/>
          <w:sz w:val="20"/>
          <w:szCs w:val="20"/>
          <w14:ligatures w14:val="standardContextual"/>
        </w:rPr>
        <w:t xml:space="preserve"> </w:t>
      </w:r>
      <w:r w:rsidR="003F0CE9" w:rsidRPr="003F0CE9">
        <w:rPr>
          <w:rFonts w:ascii="Monaco" w:eastAsiaTheme="minorHAnsi" w:hAnsi="Monaco" w:cstheme="minorBidi"/>
          <w:kern w:val="2"/>
          <w:sz w:val="20"/>
          <w:szCs w:val="20"/>
          <w14:ligatures w14:val="standardContextual"/>
        </w:rPr>
        <w:t>python</w:t>
      </w:r>
      <w:r w:rsidR="003F0CE9" w:rsidRPr="00A27AD1">
        <w:rPr>
          <w:rFonts w:ascii="Monaco" w:eastAsiaTheme="minorHAnsi" w:hAnsi="Monaco" w:cstheme="minorBidi"/>
          <w:kern w:val="2"/>
          <w:sz w:val="20"/>
          <w:szCs w:val="20"/>
          <w14:ligatures w14:val="standardContextual"/>
        </w:rPr>
        <w:t xml:space="preserve"> </w:t>
      </w:r>
      <w:r w:rsidR="003F0CE9" w:rsidRPr="003F0CE9">
        <w:rPr>
          <w:rFonts w:ascii="Monaco" w:eastAsiaTheme="minorHAnsi" w:hAnsi="Monaco" w:cstheme="minorBidi"/>
          <w:kern w:val="2"/>
          <w:sz w:val="20"/>
          <w:szCs w:val="20"/>
          <w14:ligatures w14:val="standardContextual"/>
        </w:rPr>
        <w:t>/projects/academic/mshalfon</w:t>
      </w:r>
      <w:r w:rsidR="001817D4">
        <w:rPr>
          <w:rFonts w:ascii="Monaco" w:eastAsiaTheme="minorHAnsi" w:hAnsi="Monaco" w:cstheme="minorBidi"/>
          <w:kern w:val="2"/>
          <w:sz w:val="20"/>
          <w:szCs w:val="20"/>
          <w14:ligatures w14:val="standardContextual"/>
        </w:rPr>
        <w:t>/</w:t>
      </w:r>
      <w:r w:rsidR="00F807FD">
        <w:rPr>
          <w:rFonts w:ascii="Monaco" w:eastAsiaTheme="minorHAnsi" w:hAnsi="Monaco" w:cstheme="minorBidi"/>
          <w:kern w:val="2"/>
          <w:sz w:val="20"/>
          <w:szCs w:val="20"/>
          <w14:ligatures w14:val="standardContextual"/>
        </w:rPr>
        <w:t>Scripts/</w:t>
      </w:r>
      <w:r w:rsidR="003F0CE9" w:rsidRPr="003F0CE9">
        <w:rPr>
          <w:rFonts w:ascii="Monaco" w:eastAsiaTheme="minorHAnsi" w:hAnsi="Monaco" w:cstheme="minorBidi"/>
          <w:kern w:val="2"/>
          <w:sz w:val="20"/>
          <w:szCs w:val="20"/>
          <w14:ligatures w14:val="standardContextual"/>
        </w:rPr>
        <w:t xml:space="preserve">extract_unannotatedScaffolds.py </w:t>
      </w:r>
      <w:r w:rsidR="001817D4">
        <w:rPr>
          <w:rFonts w:ascii="Monaco" w:eastAsiaTheme="minorHAnsi" w:hAnsi="Monaco" w:cstheme="minorBidi"/>
          <w:kern w:val="2"/>
          <w:sz w:val="20"/>
          <w:szCs w:val="20"/>
          <w14:ligatures w14:val="standardContextual"/>
        </w:rPr>
        <w:t xml:space="preserve">  </w:t>
      </w:r>
      <w:r w:rsidR="003F0CE9" w:rsidRPr="003F0CE9">
        <w:rPr>
          <w:rFonts w:ascii="Monaco" w:eastAsiaTheme="minorHAnsi" w:hAnsi="Monaco" w:cstheme="minorBidi"/>
          <w:kern w:val="2"/>
          <w:sz w:val="20"/>
          <w:szCs w:val="20"/>
          <w14:ligatures w14:val="standardContextual"/>
        </w:rPr>
        <w:t xml:space="preserve">-po </w:t>
      </w:r>
      <w:r w:rsidR="003F0CE9" w:rsidRPr="003F0CE9">
        <w:rPr>
          <w:rFonts w:ascii="Monaco" w:eastAsiaTheme="minorHAnsi" w:hAnsi="Monaco" w:cstheme="minorBidi"/>
          <w:i/>
          <w:iCs/>
          <w:kern w:val="2"/>
          <w:sz w:val="20"/>
          <w:szCs w:val="20"/>
          <w14:ligatures w14:val="standardContextual"/>
        </w:rPr>
        <w:t>preflight_output_file.txt</w:t>
      </w:r>
      <w:r w:rsidR="003F0CE9" w:rsidRPr="003F0CE9">
        <w:rPr>
          <w:rFonts w:ascii="Monaco" w:eastAsiaTheme="minorHAnsi" w:hAnsi="Monaco" w:cstheme="minorBidi"/>
          <w:kern w:val="2"/>
          <w:sz w:val="20"/>
          <w:szCs w:val="20"/>
          <w14:ligatures w14:val="standardContextual"/>
        </w:rPr>
        <w:t xml:space="preserve"> -f </w:t>
      </w:r>
      <w:proofErr w:type="spellStart"/>
      <w:r w:rsidR="003F0CE9" w:rsidRPr="003F0CE9">
        <w:rPr>
          <w:rFonts w:ascii="Monaco" w:eastAsiaTheme="minorHAnsi" w:hAnsi="Monaco" w:cstheme="minorBidi"/>
          <w:kern w:val="2"/>
          <w:sz w:val="20"/>
          <w:szCs w:val="20"/>
          <w14:ligatures w14:val="standardContextual"/>
        </w:rPr>
        <w:t>GCF_xxxxxxxxx.fna</w:t>
      </w:r>
      <w:proofErr w:type="spellEnd"/>
    </w:p>
    <w:p w14:paraId="1C7056FA" w14:textId="77777777" w:rsidR="003F0CE9" w:rsidRPr="003F0CE9" w:rsidRDefault="003F0CE9" w:rsidP="003F0CE9">
      <w:pPr>
        <w:ind w:left="900" w:hanging="180"/>
        <w:rPr>
          <w:rFonts w:ascii="Monaco" w:eastAsiaTheme="minorHAnsi" w:hAnsi="Monaco" w:cstheme="minorBidi"/>
          <w:kern w:val="2"/>
          <w:sz w:val="20"/>
          <w:szCs w:val="20"/>
          <w14:ligatures w14:val="standardContextual"/>
        </w:rPr>
      </w:pPr>
    </w:p>
    <w:p w14:paraId="0E81394B" w14:textId="7EEE3AC2" w:rsidR="003F0CE9" w:rsidRPr="003F0CE9" w:rsidRDefault="003F0CE9" w:rsidP="003F0CE9">
      <w:pPr>
        <w:ind w:left="900" w:hanging="180"/>
        <w:rPr>
          <w:rFonts w:ascii="Monaco" w:eastAsiaTheme="minorHAnsi" w:hAnsi="Monaco" w:cstheme="minorBidi"/>
          <w:kern w:val="2"/>
          <w:sz w:val="20"/>
          <w:szCs w:val="20"/>
          <w14:ligatures w14:val="standardContextual"/>
        </w:rPr>
      </w:pPr>
    </w:p>
    <w:p w14:paraId="59E8B2DF" w14:textId="77777777" w:rsidR="00A27AD1" w:rsidRDefault="00A27AD1" w:rsidP="00A27AD1">
      <w:pPr>
        <w:rPr>
          <w:b/>
          <w:bCs/>
          <w:sz w:val="28"/>
          <w:szCs w:val="28"/>
        </w:rPr>
      </w:pPr>
    </w:p>
    <w:p w14:paraId="0EC3DE3C" w14:textId="77777777" w:rsidR="00A27AD1" w:rsidRDefault="00A27AD1" w:rsidP="00A27AD1">
      <w:pPr>
        <w:rPr>
          <w:b/>
          <w:bCs/>
          <w:sz w:val="28"/>
          <w:szCs w:val="28"/>
        </w:rPr>
      </w:pPr>
    </w:p>
    <w:p w14:paraId="4998BF55" w14:textId="4F230D59" w:rsidR="00A27AD1" w:rsidRPr="005D2193" w:rsidRDefault="00A27AD1" w:rsidP="00A27AD1">
      <w:pPr>
        <w:rPr>
          <w:rFonts w:asciiTheme="minorHAnsi" w:hAnsiTheme="minorHAnsi" w:cstheme="minorHAnsi"/>
          <w:b/>
          <w:bCs/>
          <w:sz w:val="28"/>
          <w:szCs w:val="28"/>
        </w:rPr>
      </w:pPr>
      <w:r w:rsidRPr="005D2193">
        <w:rPr>
          <w:rFonts w:asciiTheme="minorHAnsi" w:hAnsiTheme="minorHAnsi" w:cstheme="minorHAnsi"/>
          <w:b/>
          <w:bCs/>
          <w:sz w:val="28"/>
          <w:szCs w:val="28"/>
        </w:rPr>
        <w:t>Part C: Repeat Mask genome</w:t>
      </w:r>
    </w:p>
    <w:p w14:paraId="4E900DA1" w14:textId="77777777" w:rsidR="00A27AD1" w:rsidRDefault="00A27AD1" w:rsidP="00A27AD1"/>
    <w:p w14:paraId="3941683B" w14:textId="5BAB20CA" w:rsidR="00A27AD1" w:rsidRPr="00A27AD1" w:rsidRDefault="00A27AD1" w:rsidP="00A27AD1">
      <w:pPr>
        <w:pStyle w:val="ListParagraph"/>
        <w:numPr>
          <w:ilvl w:val="0"/>
          <w:numId w:val="2"/>
        </w:numPr>
      </w:pPr>
      <w:r w:rsidRPr="00A27AD1">
        <w:t xml:space="preserve">Run </w:t>
      </w:r>
      <w:r w:rsidRPr="00A27AD1">
        <w:rPr>
          <w:i/>
          <w:iCs/>
        </w:rPr>
        <w:t>TRF</w:t>
      </w:r>
      <w:r w:rsidRPr="00A27AD1">
        <w:t xml:space="preserve"> on your </w:t>
      </w:r>
      <w:r w:rsidR="00E21E96">
        <w:t>“</w:t>
      </w:r>
      <w:proofErr w:type="spellStart"/>
      <w:r w:rsidR="00E21E96">
        <w:t>mappedOnly</w:t>
      </w:r>
      <w:proofErr w:type="spellEnd"/>
      <w:r w:rsidR="003E4BD9">
        <w:t>”</w:t>
      </w:r>
      <w:r w:rsidR="00E21E96">
        <w:t xml:space="preserve"> genome file</w:t>
      </w:r>
      <w:r w:rsidRPr="00A27AD1">
        <w:t xml:space="preserve"> (e.g., </w:t>
      </w:r>
      <w:proofErr w:type="spellStart"/>
      <w:r w:rsidR="00E21E96">
        <w:t>mappedOnly_</w:t>
      </w:r>
      <w:r w:rsidRPr="00A27AD1">
        <w:t>GCF_xxxxxxxxx.fna</w:t>
      </w:r>
      <w:proofErr w:type="spellEnd"/>
      <w:r w:rsidRPr="00A27AD1">
        <w:t xml:space="preserve">) using </w:t>
      </w:r>
      <w:r w:rsidR="001E6C6B">
        <w:t>the “Slurm_TRF.sh” script.</w:t>
      </w:r>
      <w:r w:rsidR="003E4BD9">
        <w:t xml:space="preserve"> (This assumes you have removed scaffolds as described above in Step B2. If you have not done this, substitute your original genome file for the “</w:t>
      </w:r>
      <w:proofErr w:type="spellStart"/>
      <w:r w:rsidR="003E4BD9">
        <w:t>mappedOnly</w:t>
      </w:r>
      <w:proofErr w:type="spellEnd"/>
      <w:r w:rsidR="003E4BD9">
        <w:t xml:space="preserve">” file in this step.) </w:t>
      </w:r>
      <w:r w:rsidR="001E6C6B">
        <w:t xml:space="preserve"> The name of the “</w:t>
      </w:r>
      <w:proofErr w:type="spellStart"/>
      <w:r w:rsidR="001E6C6B">
        <w:t>mappedOnly</w:t>
      </w:r>
      <w:proofErr w:type="spellEnd"/>
      <w:r w:rsidR="001E6C6B">
        <w:t>” genome file should be provided as a command line argument</w:t>
      </w:r>
      <w:r w:rsidRPr="00A27AD1">
        <w:t>:</w:t>
      </w:r>
    </w:p>
    <w:p w14:paraId="1D4873BB" w14:textId="13D1B92E" w:rsidR="00A27AD1" w:rsidRPr="00A27AD1" w:rsidRDefault="00A27AD1" w:rsidP="00A27AD1">
      <w:pPr>
        <w:pStyle w:val="ListParagraph"/>
        <w:ind w:left="900" w:hanging="180"/>
        <w:rPr>
          <w:rFonts w:ascii="Monaco" w:hAnsi="Monaco"/>
          <w:sz w:val="20"/>
          <w:szCs w:val="20"/>
        </w:rPr>
      </w:pPr>
      <w:r w:rsidRPr="001B66E9">
        <w:rPr>
          <w:rFonts w:ascii="Monaco" w:hAnsi="Monaco"/>
          <w:sz w:val="20"/>
          <w:szCs w:val="20"/>
        </w:rPr>
        <w:t xml:space="preserve">$ </w:t>
      </w:r>
      <w:proofErr w:type="spellStart"/>
      <w:r w:rsidR="00535326" w:rsidRPr="001B66E9">
        <w:rPr>
          <w:rFonts w:ascii="Monaco" w:hAnsi="Monaco"/>
          <w:sz w:val="20"/>
          <w:szCs w:val="20"/>
        </w:rPr>
        <w:t>sbatch</w:t>
      </w:r>
      <w:proofErr w:type="spellEnd"/>
      <w:r w:rsidR="00535326" w:rsidRPr="001B66E9">
        <w:rPr>
          <w:rFonts w:ascii="Monaco" w:hAnsi="Monaco"/>
          <w:sz w:val="20"/>
          <w:szCs w:val="20"/>
        </w:rPr>
        <w:t xml:space="preserve"> </w:t>
      </w:r>
      <w:r w:rsidRPr="004E2611">
        <w:rPr>
          <w:rFonts w:ascii="Monaco" w:hAnsi="Monaco"/>
          <w:sz w:val="20"/>
          <w:szCs w:val="20"/>
        </w:rPr>
        <w:t>/projects/academic/mshalfon/</w:t>
      </w:r>
      <w:r>
        <w:rPr>
          <w:rFonts w:ascii="Monaco" w:hAnsi="Monaco"/>
          <w:sz w:val="20"/>
          <w:szCs w:val="20"/>
        </w:rPr>
        <w:t>S</w:t>
      </w:r>
      <w:r w:rsidRPr="004E2611">
        <w:rPr>
          <w:rFonts w:ascii="Monaco" w:hAnsi="Monaco"/>
          <w:sz w:val="20"/>
          <w:szCs w:val="20"/>
        </w:rPr>
        <w:t>cripts/</w:t>
      </w:r>
      <w:r w:rsidR="001E6C6B">
        <w:rPr>
          <w:rFonts w:ascii="Monaco" w:hAnsi="Monaco"/>
          <w:sz w:val="20"/>
          <w:szCs w:val="20"/>
        </w:rPr>
        <w:t xml:space="preserve">Slurm_TRF.sh </w:t>
      </w:r>
      <w:r w:rsidRPr="00A27AD1">
        <w:rPr>
          <w:rFonts w:ascii="Monaco" w:hAnsi="Monaco"/>
          <w:sz w:val="20"/>
          <w:szCs w:val="20"/>
        </w:rPr>
        <w:t xml:space="preserve"> </w:t>
      </w:r>
      <w:proofErr w:type="spellStart"/>
      <w:r w:rsidR="00E21E96" w:rsidRPr="00120830">
        <w:rPr>
          <w:rFonts w:ascii="Monaco" w:hAnsi="Monaco"/>
          <w:sz w:val="20"/>
          <w:szCs w:val="20"/>
        </w:rPr>
        <w:t>mappedOnly</w:t>
      </w:r>
      <w:r w:rsidR="00E21E96">
        <w:rPr>
          <w:rFonts w:ascii="Monaco" w:hAnsi="Monaco"/>
          <w:sz w:val="20"/>
          <w:szCs w:val="20"/>
        </w:rPr>
        <w:t>_</w:t>
      </w:r>
      <w:r w:rsidRPr="00A27AD1">
        <w:rPr>
          <w:rFonts w:ascii="Monaco" w:hAnsi="Monaco"/>
          <w:sz w:val="20"/>
          <w:szCs w:val="20"/>
        </w:rPr>
        <w:t>GCF_xxxxxxxxx.fna</w:t>
      </w:r>
      <w:proofErr w:type="spellEnd"/>
      <w:r w:rsidRPr="00A27AD1">
        <w:rPr>
          <w:rFonts w:ascii="Monaco" w:hAnsi="Monaco"/>
          <w:sz w:val="20"/>
          <w:szCs w:val="20"/>
        </w:rPr>
        <w:t xml:space="preserve"> </w:t>
      </w:r>
    </w:p>
    <w:p w14:paraId="7F8C8DAB" w14:textId="77777777" w:rsidR="00A27AD1" w:rsidRPr="00A27AD1" w:rsidRDefault="00A27AD1" w:rsidP="00A27AD1">
      <w:pPr>
        <w:ind w:left="360"/>
      </w:pPr>
    </w:p>
    <w:p w14:paraId="454143F5" w14:textId="77777777" w:rsidR="001E6C6B" w:rsidRPr="001E6C6B" w:rsidRDefault="001E6C6B" w:rsidP="001E6C6B">
      <w:pPr>
        <w:ind w:left="720"/>
      </w:pPr>
      <w:r w:rsidRPr="001E6C6B">
        <w:t>(If you want email notification when the job completes, first copy the script to your own directory and then edit the “#SBATCH --mail-user” line.)</w:t>
      </w:r>
    </w:p>
    <w:p w14:paraId="22869928" w14:textId="77777777" w:rsidR="001E6C6B" w:rsidRDefault="001E6C6B" w:rsidP="00A27AD1">
      <w:pPr>
        <w:ind w:left="360"/>
        <w:rPr>
          <w:rFonts w:asciiTheme="minorHAnsi" w:eastAsiaTheme="minorHAnsi" w:hAnsiTheme="minorHAnsi" w:cstheme="minorBidi"/>
          <w:kern w:val="2"/>
          <w14:ligatures w14:val="standardContextual"/>
        </w:rPr>
      </w:pPr>
    </w:p>
    <w:p w14:paraId="58A4CC5F" w14:textId="77777777" w:rsidR="001E6C6B" w:rsidRDefault="001E6C6B" w:rsidP="00A27AD1">
      <w:pPr>
        <w:ind w:left="360"/>
        <w:rPr>
          <w:rFonts w:asciiTheme="minorHAnsi" w:eastAsiaTheme="minorHAnsi" w:hAnsiTheme="minorHAnsi" w:cstheme="minorBidi"/>
          <w:kern w:val="2"/>
          <w14:ligatures w14:val="standardContextual"/>
        </w:rPr>
      </w:pPr>
    </w:p>
    <w:p w14:paraId="4E23D6ED" w14:textId="20AE4549" w:rsidR="00A27AD1" w:rsidRPr="005D2193" w:rsidRDefault="00A27AD1" w:rsidP="00540063">
      <w:pPr>
        <w:ind w:left="720"/>
        <w:rPr>
          <w:rFonts w:asciiTheme="minorHAnsi" w:eastAsiaTheme="minorHAnsi" w:hAnsiTheme="minorHAnsi" w:cstheme="minorBidi"/>
          <w:kern w:val="2"/>
          <w14:ligatures w14:val="standardContextual"/>
        </w:rPr>
      </w:pPr>
      <w:r w:rsidRPr="005D2193">
        <w:rPr>
          <w:rFonts w:asciiTheme="minorHAnsi" w:eastAsiaTheme="minorHAnsi" w:hAnsiTheme="minorHAnsi" w:cstheme="minorBidi"/>
          <w:kern w:val="2"/>
          <w14:ligatures w14:val="standardContextual"/>
        </w:rPr>
        <w:t>Note: Different genomes have different repeat content and character. We are currently investigating whether the TRF parameters should be adjusted on a per-genome basis. However, we have found the parameters to be generally effective for a wide range of genomes.</w:t>
      </w:r>
      <w:r w:rsidR="001E6C6B">
        <w:rPr>
          <w:rFonts w:asciiTheme="minorHAnsi" w:eastAsiaTheme="minorHAnsi" w:hAnsiTheme="minorHAnsi" w:cstheme="minorBidi"/>
          <w:kern w:val="2"/>
          <w14:ligatures w14:val="standardContextual"/>
        </w:rPr>
        <w:t xml:space="preserve"> To change the parameters, copy the </w:t>
      </w:r>
      <w:proofErr w:type="spellStart"/>
      <w:r w:rsidR="001E6C6B">
        <w:rPr>
          <w:rFonts w:asciiTheme="minorHAnsi" w:eastAsiaTheme="minorHAnsi" w:hAnsiTheme="minorHAnsi" w:cstheme="minorBidi"/>
          <w:kern w:val="2"/>
          <w14:ligatures w14:val="standardContextual"/>
        </w:rPr>
        <w:t>Slurm</w:t>
      </w:r>
      <w:proofErr w:type="spellEnd"/>
      <w:r w:rsidR="001E6C6B">
        <w:rPr>
          <w:rFonts w:asciiTheme="minorHAnsi" w:eastAsiaTheme="minorHAnsi" w:hAnsiTheme="minorHAnsi" w:cstheme="minorBidi"/>
          <w:kern w:val="2"/>
          <w14:ligatures w14:val="standardContextual"/>
        </w:rPr>
        <w:t xml:space="preserve"> script to your own directory and edit the script.</w:t>
      </w:r>
    </w:p>
    <w:p w14:paraId="46E760A3" w14:textId="77777777" w:rsidR="00A27AD1" w:rsidRPr="005D2193" w:rsidRDefault="00A27AD1" w:rsidP="00A27AD1">
      <w:pPr>
        <w:ind w:left="360"/>
        <w:rPr>
          <w:rFonts w:asciiTheme="minorHAnsi" w:eastAsiaTheme="minorHAnsi" w:hAnsiTheme="minorHAnsi" w:cstheme="minorBidi"/>
          <w:kern w:val="2"/>
          <w14:ligatures w14:val="standardContextual"/>
        </w:rPr>
      </w:pPr>
    </w:p>
    <w:p w14:paraId="1E746CD6" w14:textId="77777777" w:rsidR="00A27AD1" w:rsidRDefault="00A27AD1" w:rsidP="00A27AD1">
      <w:pPr>
        <w:ind w:left="360"/>
      </w:pPr>
    </w:p>
    <w:p w14:paraId="140B8CDE" w14:textId="77777777" w:rsidR="00A27AD1" w:rsidRDefault="00A27AD1" w:rsidP="00A27AD1">
      <w:pPr>
        <w:ind w:left="360"/>
      </w:pPr>
    </w:p>
    <w:p w14:paraId="0FCE89C6" w14:textId="3D165EB2" w:rsidR="00894257" w:rsidRPr="005D2193" w:rsidRDefault="00894257" w:rsidP="00894257">
      <w:pPr>
        <w:rPr>
          <w:rFonts w:asciiTheme="minorHAnsi" w:hAnsiTheme="minorHAnsi" w:cstheme="minorHAnsi"/>
          <w:b/>
          <w:bCs/>
          <w:sz w:val="28"/>
          <w:szCs w:val="28"/>
        </w:rPr>
      </w:pPr>
      <w:r w:rsidRPr="005D2193">
        <w:rPr>
          <w:rFonts w:asciiTheme="minorHAnsi" w:hAnsiTheme="minorHAnsi" w:cstheme="minorHAnsi"/>
          <w:b/>
          <w:bCs/>
          <w:sz w:val="28"/>
          <w:szCs w:val="28"/>
        </w:rPr>
        <w:t xml:space="preserve">Part </w:t>
      </w:r>
      <w:r>
        <w:rPr>
          <w:rFonts w:asciiTheme="minorHAnsi" w:hAnsiTheme="minorHAnsi" w:cstheme="minorHAnsi"/>
          <w:b/>
          <w:bCs/>
          <w:sz w:val="28"/>
          <w:szCs w:val="28"/>
        </w:rPr>
        <w:t>D</w:t>
      </w:r>
      <w:r w:rsidRPr="005D2193">
        <w:rPr>
          <w:rFonts w:asciiTheme="minorHAnsi" w:hAnsiTheme="minorHAnsi" w:cstheme="minorHAnsi"/>
          <w:b/>
          <w:bCs/>
          <w:sz w:val="28"/>
          <w:szCs w:val="28"/>
        </w:rPr>
        <w:t>: R</w:t>
      </w:r>
      <w:r>
        <w:rPr>
          <w:rFonts w:asciiTheme="minorHAnsi" w:hAnsiTheme="minorHAnsi" w:cstheme="minorHAnsi"/>
          <w:b/>
          <w:bCs/>
          <w:sz w:val="28"/>
          <w:szCs w:val="28"/>
        </w:rPr>
        <w:t>un SCRMshaw</w:t>
      </w:r>
    </w:p>
    <w:p w14:paraId="2F4721B0" w14:textId="77777777" w:rsidR="00A27AD1" w:rsidRPr="00894257" w:rsidRDefault="00A27AD1" w:rsidP="00A27AD1">
      <w:pPr>
        <w:ind w:left="360"/>
        <w:rPr>
          <w:rFonts w:asciiTheme="minorHAnsi" w:eastAsiaTheme="minorHAnsi" w:hAnsiTheme="minorHAnsi" w:cstheme="minorBidi"/>
          <w:kern w:val="2"/>
          <w14:ligatures w14:val="standardContextual"/>
        </w:rPr>
      </w:pPr>
    </w:p>
    <w:p w14:paraId="420F7551" w14:textId="4780A8AF" w:rsidR="00D50878" w:rsidRDefault="00D50878" w:rsidP="00894257">
      <w:pPr>
        <w:pStyle w:val="ListParagraph"/>
        <w:numPr>
          <w:ilvl w:val="0"/>
          <w:numId w:val="4"/>
        </w:numPr>
        <w:rPr>
          <w:rFonts w:eastAsiaTheme="minorHAnsi"/>
          <w:kern w:val="2"/>
          <w14:ligatures w14:val="standardContextual"/>
        </w:rPr>
      </w:pPr>
      <w:r>
        <w:rPr>
          <w:rFonts w:eastAsiaTheme="minorHAnsi"/>
          <w:kern w:val="2"/>
          <w14:ligatures w14:val="standardContextual"/>
        </w:rPr>
        <w:t xml:space="preserve">Before running SCRMshaw on a new species, make sure you have freed up room </w:t>
      </w:r>
      <w:r w:rsidR="004A01C0">
        <w:rPr>
          <w:rFonts w:eastAsiaTheme="minorHAnsi"/>
          <w:kern w:val="2"/>
          <w14:ligatures w14:val="standardContextual"/>
        </w:rPr>
        <w:t xml:space="preserve">in the </w:t>
      </w:r>
      <w:del w:id="0" w:author="Marc S. Halfon" w:date="2026-09-27T16:55:00Z" w16du:dateUtc="2026-09-27T20:55:00Z">
        <w:r w:rsidR="004A01C0" w:rsidRPr="007C2D03" w:rsidDel="007C2D03">
          <w:rPr>
            <w:rFonts w:eastAsiaTheme="minorHAnsi"/>
            <w:i/>
            <w:iCs/>
            <w:kern w:val="2"/>
            <w14:ligatures w14:val="standardContextual"/>
            <w:rPrChange w:id="1" w:author="Marc S. Halfon" w:date="2026-09-27T16:56:00Z" w16du:dateUtc="2026-09-27T20:56:00Z">
              <w:rPr>
                <w:rFonts w:eastAsiaTheme="minorHAnsi"/>
                <w:kern w:val="2"/>
                <w14:ligatures w14:val="standardContextual"/>
              </w:rPr>
            </w:rPrChange>
          </w:rPr>
          <w:delText xml:space="preserve">scratch </w:delText>
        </w:r>
      </w:del>
      <w:proofErr w:type="spellStart"/>
      <w:ins w:id="2" w:author="Marc S. Halfon" w:date="2026-09-27T16:55:00Z" w16du:dateUtc="2026-09-27T20:55:00Z">
        <w:r w:rsidR="007C2D03" w:rsidRPr="007C2D03">
          <w:rPr>
            <w:rFonts w:eastAsiaTheme="minorHAnsi"/>
            <w:i/>
            <w:iCs/>
            <w:kern w:val="2"/>
            <w14:ligatures w14:val="standardContextual"/>
            <w:rPrChange w:id="3" w:author="Marc S. Halfon" w:date="2026-09-27T16:56:00Z" w16du:dateUtc="2026-09-27T20:56:00Z">
              <w:rPr>
                <w:rFonts w:eastAsiaTheme="minorHAnsi"/>
                <w:kern w:val="2"/>
                <w14:ligatures w14:val="standardContextual"/>
              </w:rPr>
            </w:rPrChange>
          </w:rPr>
          <w:t>tmp_SCRMshaw</w:t>
        </w:r>
        <w:proofErr w:type="spellEnd"/>
        <w:r w:rsidR="007C2D03">
          <w:rPr>
            <w:rFonts w:eastAsiaTheme="minorHAnsi"/>
            <w:kern w:val="2"/>
            <w14:ligatures w14:val="standardContextual"/>
          </w:rPr>
          <w:t xml:space="preserve"> </w:t>
        </w:r>
      </w:ins>
      <w:r w:rsidR="004A01C0">
        <w:rPr>
          <w:rFonts w:eastAsiaTheme="minorHAnsi"/>
          <w:kern w:val="2"/>
          <w14:ligatures w14:val="standardContextual"/>
        </w:rPr>
        <w:t>directory by deleting any previous SCRMshaw runs that you’ve done (see Part F).</w:t>
      </w:r>
    </w:p>
    <w:p w14:paraId="51B40BEC" w14:textId="77777777" w:rsidR="004A01C0" w:rsidRPr="00B153A6" w:rsidRDefault="004A01C0" w:rsidP="00B153A6">
      <w:pPr>
        <w:rPr>
          <w:rFonts w:eastAsiaTheme="minorHAnsi"/>
          <w:kern w:val="2"/>
          <w14:ligatures w14:val="standardContextual"/>
        </w:rPr>
      </w:pPr>
    </w:p>
    <w:p w14:paraId="6FC91FE4" w14:textId="51343907" w:rsidR="00894257" w:rsidRPr="00842F37" w:rsidRDefault="00894257" w:rsidP="00894257">
      <w:pPr>
        <w:pStyle w:val="ListParagraph"/>
        <w:numPr>
          <w:ilvl w:val="0"/>
          <w:numId w:val="4"/>
        </w:numPr>
        <w:rPr>
          <w:rFonts w:eastAsiaTheme="minorHAnsi"/>
          <w:kern w:val="2"/>
          <w14:ligatures w14:val="standardContextual"/>
        </w:rPr>
      </w:pPr>
      <w:r w:rsidRPr="00842F37">
        <w:rPr>
          <w:rFonts w:eastAsiaTheme="minorHAnsi"/>
          <w:kern w:val="2"/>
          <w14:ligatures w14:val="standardContextual"/>
        </w:rPr>
        <w:t xml:space="preserve">Create a subdirectory for your genome in </w:t>
      </w:r>
      <w:del w:id="4" w:author="Marc S. Halfon" w:date="2026-09-27T16:56:00Z" w16du:dateUtc="2026-09-27T20:56:00Z">
        <w:r w:rsidRPr="00842F37" w:rsidDel="007C2D03">
          <w:rPr>
            <w:rFonts w:eastAsiaTheme="minorHAnsi"/>
            <w:kern w:val="2"/>
            <w14:ligatures w14:val="standardContextual"/>
          </w:rPr>
          <w:delText>our lab’s</w:delText>
        </w:r>
      </w:del>
      <w:ins w:id="5" w:author="Marc S. Halfon" w:date="2026-09-27T16:56:00Z" w16du:dateUtc="2026-09-27T20:56:00Z">
        <w:r w:rsidR="007C2D03">
          <w:rPr>
            <w:rFonts w:eastAsiaTheme="minorHAnsi"/>
            <w:kern w:val="2"/>
            <w14:ligatures w14:val="standardContextual"/>
          </w:rPr>
          <w:t xml:space="preserve">the </w:t>
        </w:r>
        <w:proofErr w:type="spellStart"/>
        <w:r w:rsidR="007C2D03" w:rsidRPr="00FC79FA">
          <w:rPr>
            <w:rFonts w:eastAsiaTheme="minorHAnsi"/>
            <w:i/>
            <w:iCs/>
            <w:kern w:val="2"/>
            <w14:ligatures w14:val="standardContextual"/>
          </w:rPr>
          <w:t>tmp_SCRMshaw</w:t>
        </w:r>
      </w:ins>
      <w:proofErr w:type="spellEnd"/>
      <w:del w:id="6" w:author="Marc S. Halfon" w:date="2026-09-27T16:56:00Z" w16du:dateUtc="2026-09-27T20:56:00Z">
        <w:r w:rsidRPr="00842F37" w:rsidDel="007C2D03">
          <w:rPr>
            <w:rFonts w:eastAsiaTheme="minorHAnsi"/>
            <w:kern w:val="2"/>
            <w14:ligatures w14:val="standardContextual"/>
          </w:rPr>
          <w:delText xml:space="preserve"> scratch</w:delText>
        </w:r>
      </w:del>
      <w:r w:rsidRPr="00842F37">
        <w:rPr>
          <w:rFonts w:eastAsiaTheme="minorHAnsi"/>
          <w:kern w:val="2"/>
          <w14:ligatures w14:val="standardContextual"/>
        </w:rPr>
        <w:t xml:space="preserve"> directory</w:t>
      </w:r>
      <w:r w:rsidR="008206DB" w:rsidRPr="00842F37">
        <w:t xml:space="preserve"> and navigate to this directory</w:t>
      </w:r>
      <w:r w:rsidRPr="00842F37">
        <w:rPr>
          <w:rFonts w:eastAsiaTheme="minorHAnsi"/>
          <w:kern w:val="2"/>
          <w14:ligatures w14:val="standardContextual"/>
        </w:rPr>
        <w:t>:</w:t>
      </w:r>
    </w:p>
    <w:p w14:paraId="0E993956" w14:textId="22F63024" w:rsidR="00894257" w:rsidRPr="00120830" w:rsidRDefault="00894257" w:rsidP="00894257">
      <w:pPr>
        <w:ind w:left="900" w:hanging="180"/>
        <w:rPr>
          <w:rFonts w:ascii="Monaco" w:eastAsiaTheme="minorHAnsi" w:hAnsi="Monaco" w:cstheme="minorBidi"/>
          <w:kern w:val="2"/>
          <w:sz w:val="20"/>
          <w:szCs w:val="20"/>
          <w14:ligatures w14:val="standardContextual"/>
        </w:rPr>
      </w:pPr>
      <w:r w:rsidRPr="00120830">
        <w:rPr>
          <w:rFonts w:ascii="Monaco" w:eastAsiaTheme="minorHAnsi" w:hAnsi="Monaco" w:cstheme="minorBidi"/>
          <w:kern w:val="2"/>
          <w:sz w:val="20"/>
          <w:szCs w:val="20"/>
          <w14:ligatures w14:val="standardContextual"/>
        </w:rPr>
        <w:t>$ cd /</w:t>
      </w:r>
      <w:del w:id="7" w:author="Marc S. Halfon" w:date="2026-09-27T16:56:00Z" w16du:dateUtc="2026-09-27T20:56:00Z">
        <w:r w:rsidRPr="00120830" w:rsidDel="007C2D03">
          <w:rPr>
            <w:rFonts w:ascii="Monaco" w:eastAsiaTheme="minorHAnsi" w:hAnsi="Monaco" w:cstheme="minorBidi"/>
            <w:kern w:val="2"/>
            <w:sz w:val="20"/>
            <w:szCs w:val="20"/>
            <w14:ligatures w14:val="standardContextual"/>
          </w:rPr>
          <w:delText>vscratch/grp-mshalfon</w:delText>
        </w:r>
      </w:del>
      <w:ins w:id="8" w:author="Marc S. Halfon" w:date="2026-09-27T16:56:00Z" w16du:dateUtc="2026-09-27T20:56:00Z">
        <w:r w:rsidR="007C2D03">
          <w:rPr>
            <w:rFonts w:ascii="Monaco" w:eastAsiaTheme="minorHAnsi" w:hAnsi="Monaco" w:cstheme="minorBidi"/>
            <w:kern w:val="2"/>
            <w:sz w:val="20"/>
            <w:szCs w:val="20"/>
            <w14:ligatures w14:val="standardContextual"/>
          </w:rPr>
          <w:t>projects/academic/</w:t>
        </w:r>
        <w:proofErr w:type="spellStart"/>
        <w:r w:rsidR="007C2D03">
          <w:rPr>
            <w:rFonts w:ascii="Monaco" w:eastAsiaTheme="minorHAnsi" w:hAnsi="Monaco" w:cstheme="minorBidi"/>
            <w:kern w:val="2"/>
            <w:sz w:val="20"/>
            <w:szCs w:val="20"/>
            <w14:ligatures w14:val="standardContextual"/>
          </w:rPr>
          <w:t>mshalfon</w:t>
        </w:r>
        <w:proofErr w:type="spellEnd"/>
        <w:r w:rsidR="007C2D03">
          <w:rPr>
            <w:rFonts w:ascii="Monaco" w:eastAsiaTheme="minorHAnsi" w:hAnsi="Monaco" w:cstheme="minorBidi"/>
            <w:kern w:val="2"/>
            <w:sz w:val="20"/>
            <w:szCs w:val="20"/>
            <w14:ligatures w14:val="standardContextual"/>
          </w:rPr>
          <w:t>/</w:t>
        </w:r>
        <w:proofErr w:type="spellStart"/>
        <w:r w:rsidR="007C2D03">
          <w:rPr>
            <w:rFonts w:ascii="Monaco" w:eastAsiaTheme="minorHAnsi" w:hAnsi="Monaco" w:cstheme="minorBidi"/>
            <w:kern w:val="2"/>
            <w:sz w:val="20"/>
            <w:szCs w:val="20"/>
            <w14:ligatures w14:val="standardContextual"/>
          </w:rPr>
          <w:t>tmp_SCRMshaw</w:t>
        </w:r>
      </w:ins>
      <w:proofErr w:type="spellEnd"/>
    </w:p>
    <w:p w14:paraId="417A574F" w14:textId="283AFF2F" w:rsidR="00894257" w:rsidRDefault="00894257" w:rsidP="00894257">
      <w:pPr>
        <w:ind w:left="900" w:hanging="180"/>
        <w:rPr>
          <w:rFonts w:ascii="Monaco" w:eastAsiaTheme="minorHAnsi" w:hAnsi="Monaco" w:cstheme="minorBidi"/>
          <w:i/>
          <w:iCs/>
          <w:kern w:val="2"/>
          <w:sz w:val="20"/>
          <w:szCs w:val="20"/>
          <w14:ligatures w14:val="standardContextual"/>
        </w:rPr>
      </w:pPr>
      <w:r w:rsidRPr="00120830">
        <w:rPr>
          <w:rFonts w:ascii="Monaco" w:eastAsiaTheme="minorHAnsi" w:hAnsi="Monaco" w:cstheme="minorBidi"/>
          <w:kern w:val="2"/>
          <w:sz w:val="20"/>
          <w:szCs w:val="20"/>
          <w14:ligatures w14:val="standardContextual"/>
        </w:rPr>
        <w:t xml:space="preserve">$ </w:t>
      </w:r>
      <w:proofErr w:type="spellStart"/>
      <w:r w:rsidRPr="00120830">
        <w:rPr>
          <w:rFonts w:ascii="Monaco" w:eastAsiaTheme="minorHAnsi" w:hAnsi="Monaco" w:cstheme="minorBidi"/>
          <w:kern w:val="2"/>
          <w:sz w:val="20"/>
          <w:szCs w:val="20"/>
          <w14:ligatures w14:val="standardContextual"/>
        </w:rPr>
        <w:t>mkdir</w:t>
      </w:r>
      <w:proofErr w:type="spellEnd"/>
      <w:r w:rsidRPr="00120830">
        <w:rPr>
          <w:rFonts w:ascii="Monaco" w:eastAsiaTheme="minorHAnsi" w:hAnsi="Monaco" w:cstheme="minorBidi"/>
          <w:kern w:val="2"/>
          <w:sz w:val="20"/>
          <w:szCs w:val="20"/>
          <w14:ligatures w14:val="standardContextual"/>
        </w:rPr>
        <w:t xml:space="preserve"> </w:t>
      </w:r>
      <w:proofErr w:type="spellStart"/>
      <w:r w:rsidRPr="00120830">
        <w:rPr>
          <w:rFonts w:ascii="Monaco" w:eastAsiaTheme="minorHAnsi" w:hAnsi="Monaco" w:cstheme="minorBidi"/>
          <w:i/>
          <w:iCs/>
          <w:kern w:val="2"/>
          <w:sz w:val="20"/>
          <w:szCs w:val="20"/>
          <w14:ligatures w14:val="standardContextual"/>
        </w:rPr>
        <w:t>my_genome</w:t>
      </w:r>
      <w:proofErr w:type="spellEnd"/>
    </w:p>
    <w:p w14:paraId="2EE16B4C" w14:textId="2E8736D3" w:rsidR="008206DB" w:rsidRPr="00120830" w:rsidRDefault="008206DB" w:rsidP="00894257">
      <w:pPr>
        <w:ind w:left="900" w:hanging="180"/>
        <w:rPr>
          <w:rFonts w:ascii="Monaco" w:eastAsiaTheme="minorHAnsi" w:hAnsi="Monaco" w:cstheme="minorBidi"/>
          <w:i/>
          <w:iCs/>
          <w:kern w:val="2"/>
          <w:sz w:val="20"/>
          <w:szCs w:val="20"/>
          <w14:ligatures w14:val="standardContextual"/>
        </w:rPr>
      </w:pPr>
      <w:r w:rsidRPr="008206DB">
        <w:rPr>
          <w:rFonts w:ascii="Monaco" w:eastAsiaTheme="minorHAnsi" w:hAnsi="Monaco" w:cstheme="minorBidi"/>
          <w:kern w:val="2"/>
          <w:sz w:val="20"/>
          <w:szCs w:val="20"/>
          <w14:ligatures w14:val="standardContextual"/>
        </w:rPr>
        <w:t xml:space="preserve">$ cd </w:t>
      </w:r>
      <w:proofErr w:type="spellStart"/>
      <w:r>
        <w:rPr>
          <w:rFonts w:ascii="Monaco" w:eastAsiaTheme="minorHAnsi" w:hAnsi="Monaco" w:cstheme="minorBidi"/>
          <w:i/>
          <w:iCs/>
          <w:kern w:val="2"/>
          <w:sz w:val="20"/>
          <w:szCs w:val="20"/>
          <w14:ligatures w14:val="standardContextual"/>
        </w:rPr>
        <w:t>my_genome</w:t>
      </w:r>
      <w:proofErr w:type="spellEnd"/>
    </w:p>
    <w:p w14:paraId="216DCCB1" w14:textId="77777777" w:rsidR="00894257" w:rsidRPr="00894257" w:rsidRDefault="00894257" w:rsidP="00A27AD1">
      <w:pPr>
        <w:ind w:left="360"/>
        <w:rPr>
          <w:rFonts w:asciiTheme="minorHAnsi" w:eastAsiaTheme="minorHAnsi" w:hAnsiTheme="minorHAnsi" w:cstheme="minorBidi"/>
          <w:kern w:val="2"/>
          <w14:ligatures w14:val="standardContextual"/>
        </w:rPr>
      </w:pPr>
    </w:p>
    <w:p w14:paraId="4FF91B09" w14:textId="685CDE15" w:rsidR="00A27AD1" w:rsidRDefault="00120830" w:rsidP="00894257">
      <w:pPr>
        <w:pStyle w:val="ListParagraph"/>
        <w:numPr>
          <w:ilvl w:val="0"/>
          <w:numId w:val="4"/>
        </w:numPr>
      </w:pPr>
      <w:r>
        <w:t xml:space="preserve">Place a copy of the </w:t>
      </w:r>
      <w:proofErr w:type="spellStart"/>
      <w:r w:rsidRPr="008206DB">
        <w:t>SCRMshaw_Slurm_template</w:t>
      </w:r>
      <w:proofErr w:type="spellEnd"/>
      <w:r>
        <w:t xml:space="preserve"> into this directory, renaming it with the name of your genome:</w:t>
      </w:r>
    </w:p>
    <w:p w14:paraId="77DA01BD" w14:textId="77777777" w:rsidR="00120830" w:rsidRDefault="00120830" w:rsidP="00120830">
      <w:pPr>
        <w:rPr>
          <w:rFonts w:eastAsiaTheme="minorHAnsi"/>
        </w:rPr>
      </w:pPr>
    </w:p>
    <w:p w14:paraId="749DA65F" w14:textId="40113133" w:rsidR="00120830" w:rsidRPr="00120830" w:rsidRDefault="00120830" w:rsidP="00120830">
      <w:pPr>
        <w:ind w:left="900" w:hanging="180"/>
        <w:rPr>
          <w:rFonts w:ascii="Monaco" w:eastAsiaTheme="minorHAnsi" w:hAnsi="Monaco" w:cstheme="minorBidi"/>
          <w:kern w:val="2"/>
          <w:sz w:val="20"/>
          <w:szCs w:val="20"/>
          <w14:ligatures w14:val="standardContextual"/>
        </w:rPr>
      </w:pPr>
      <w:r w:rsidRPr="00120830">
        <w:rPr>
          <w:rFonts w:ascii="Monaco" w:eastAsiaTheme="minorHAnsi" w:hAnsi="Monaco" w:cstheme="minorBidi"/>
          <w:kern w:val="2"/>
          <w:sz w:val="20"/>
          <w:szCs w:val="20"/>
          <w14:ligatures w14:val="standardContextual"/>
        </w:rPr>
        <w:lastRenderedPageBreak/>
        <w:t xml:space="preserve">$ cp /projects/academic/mshalfon/SCRMshaw_Slurm_template.sh </w:t>
      </w:r>
      <w:r w:rsidR="00F12805">
        <w:rPr>
          <w:rFonts w:ascii="Monaco" w:eastAsiaTheme="minorHAnsi" w:hAnsi="Monaco" w:cstheme="minorBidi"/>
          <w:kern w:val="2"/>
          <w:sz w:val="20"/>
          <w:szCs w:val="20"/>
          <w14:ligatures w14:val="standardContextual"/>
        </w:rPr>
        <w:t>.</w:t>
      </w:r>
      <w:r w:rsidRPr="00120830">
        <w:rPr>
          <w:rFonts w:ascii="Monaco" w:eastAsiaTheme="minorHAnsi" w:hAnsi="Monaco" w:cstheme="minorBidi"/>
          <w:kern w:val="2"/>
          <w:sz w:val="20"/>
          <w:szCs w:val="20"/>
          <w14:ligatures w14:val="standardContextual"/>
        </w:rPr>
        <w:t>/Slurm_</w:t>
      </w:r>
      <w:r w:rsidRPr="001817D4">
        <w:rPr>
          <w:rFonts w:ascii="Monaco" w:eastAsiaTheme="minorHAnsi" w:hAnsi="Monaco" w:cstheme="minorBidi"/>
          <w:i/>
          <w:iCs/>
          <w:kern w:val="2"/>
          <w:sz w:val="20"/>
          <w:szCs w:val="20"/>
          <w14:ligatures w14:val="standardContextual"/>
        </w:rPr>
        <w:t>my_genome</w:t>
      </w:r>
      <w:r w:rsidRPr="00120830">
        <w:rPr>
          <w:rFonts w:ascii="Monaco" w:eastAsiaTheme="minorHAnsi" w:hAnsi="Monaco" w:cstheme="minorBidi"/>
          <w:kern w:val="2"/>
          <w:sz w:val="20"/>
          <w:szCs w:val="20"/>
          <w14:ligatures w14:val="standardContextual"/>
        </w:rPr>
        <w:t>.sh</w:t>
      </w:r>
    </w:p>
    <w:p w14:paraId="12AD463A" w14:textId="77777777" w:rsidR="00120830" w:rsidRDefault="00120830" w:rsidP="00120830">
      <w:pPr>
        <w:rPr>
          <w:rFonts w:eastAsiaTheme="minorHAnsi"/>
        </w:rPr>
      </w:pPr>
    </w:p>
    <w:p w14:paraId="6ED53DE6" w14:textId="719CADB6" w:rsidR="00120830" w:rsidRDefault="00120830" w:rsidP="00120830">
      <w:pPr>
        <w:pStyle w:val="ListParagraph"/>
        <w:numPr>
          <w:ilvl w:val="0"/>
          <w:numId w:val="4"/>
        </w:numPr>
      </w:pPr>
      <w:r>
        <w:t xml:space="preserve">Edit the </w:t>
      </w:r>
      <w:proofErr w:type="spellStart"/>
      <w:r>
        <w:t>Slurm</w:t>
      </w:r>
      <w:proofErr w:type="spellEnd"/>
      <w:r>
        <w:t xml:space="preserve"> script as appropriate</w:t>
      </w:r>
      <w:r w:rsidR="00F37EA6">
        <w:t xml:space="preserve"> (e.g., using </w:t>
      </w:r>
      <w:r w:rsidR="00F37EA6" w:rsidRPr="00F37EA6">
        <w:rPr>
          <w:i/>
          <w:iCs/>
        </w:rPr>
        <w:t>“nano”</w:t>
      </w:r>
      <w:r w:rsidR="00F37EA6">
        <w:t>)</w:t>
      </w:r>
      <w:r>
        <w:t>. Be sure to update at least the following lines:</w:t>
      </w:r>
    </w:p>
    <w:p w14:paraId="1EE30335" w14:textId="77777777" w:rsidR="00120830" w:rsidRDefault="00120830" w:rsidP="00120830">
      <w:pPr>
        <w:rPr>
          <w:rFonts w:eastAsiaTheme="minorHAnsi"/>
        </w:rPr>
      </w:pPr>
    </w:p>
    <w:p w14:paraId="0E8D5EE7" w14:textId="552491FF" w:rsidR="00120830" w:rsidRPr="00120830" w:rsidRDefault="00120830" w:rsidP="00120830">
      <w:pPr>
        <w:ind w:left="1440"/>
        <w:rPr>
          <w:rFonts w:ascii="Monaco" w:eastAsiaTheme="minorHAnsi" w:hAnsi="Monaco" w:cstheme="minorBidi"/>
          <w:kern w:val="2"/>
          <w:sz w:val="20"/>
          <w:szCs w:val="20"/>
          <w14:ligatures w14:val="standardContextual"/>
        </w:rPr>
      </w:pPr>
      <w:r w:rsidRPr="00120830">
        <w:rPr>
          <w:rFonts w:ascii="Monaco" w:eastAsiaTheme="minorHAnsi" w:hAnsi="Monaco" w:cstheme="minorBidi"/>
          <w:kern w:val="2"/>
          <w:sz w:val="20"/>
          <w:szCs w:val="20"/>
          <w14:ligatures w14:val="standardContextual"/>
        </w:rPr>
        <w:t>#SBATCH --job-name</w:t>
      </w:r>
      <w:r w:rsidR="004C7EDD">
        <w:rPr>
          <w:rFonts w:ascii="Monaco" w:eastAsiaTheme="minorHAnsi" w:hAnsi="Monaco" w:cstheme="minorBidi"/>
          <w:kern w:val="2"/>
          <w:sz w:val="20"/>
          <w:szCs w:val="20"/>
          <w14:ligatures w14:val="standardContextual"/>
        </w:rPr>
        <w:t xml:space="preserve"> </w:t>
      </w:r>
      <w:r w:rsidR="004C7EDD" w:rsidRPr="004C7EDD">
        <w:rPr>
          <w:rFonts w:ascii="Monaco" w:eastAsiaTheme="minorHAnsi" w:hAnsi="Monaco" w:cstheme="minorBidi"/>
          <w:kern w:val="2"/>
          <w:sz w:val="20"/>
          <w:szCs w:val="20"/>
          <w14:ligatures w14:val="standardContextual"/>
        </w:rPr>
        <w:sym w:font="Wingdings" w:char="F0E8"/>
      </w:r>
      <w:r w:rsidR="004C7EDD">
        <w:rPr>
          <w:rFonts w:ascii="Monaco" w:eastAsiaTheme="minorHAnsi" w:hAnsi="Monaco" w:cstheme="minorBidi"/>
          <w:kern w:val="2"/>
          <w:sz w:val="20"/>
          <w:szCs w:val="20"/>
          <w14:ligatures w14:val="standardContextual"/>
        </w:rPr>
        <w:t xml:space="preserve"> </w:t>
      </w:r>
      <w:r w:rsidR="004C7EDD" w:rsidRPr="00CB533F">
        <w:rPr>
          <w:rFonts w:asciiTheme="minorHAnsi" w:eastAsiaTheme="minorHAnsi" w:hAnsiTheme="minorHAnsi" w:cstheme="minorHAnsi"/>
          <w:i/>
          <w:iCs/>
          <w:kern w:val="2"/>
          <w14:ligatures w14:val="standardContextual"/>
        </w:rPr>
        <w:t xml:space="preserve">make this </w:t>
      </w:r>
      <w:r w:rsidR="004C7EDD" w:rsidRPr="00CB533F">
        <w:rPr>
          <w:rFonts w:asciiTheme="minorHAnsi" w:eastAsiaTheme="minorHAnsi" w:hAnsiTheme="minorHAnsi" w:cstheme="minorHAnsi"/>
          <w:kern w:val="2"/>
          <w14:ligatures w14:val="standardContextual"/>
        </w:rPr>
        <w:t>“</w:t>
      </w:r>
      <w:proofErr w:type="spellStart"/>
      <w:r w:rsidR="004C7EDD" w:rsidRPr="00CB533F">
        <w:rPr>
          <w:rFonts w:asciiTheme="minorHAnsi" w:eastAsiaTheme="minorHAnsi" w:hAnsiTheme="minorHAnsi" w:cstheme="minorHAnsi"/>
          <w:kern w:val="2"/>
          <w14:ligatures w14:val="standardContextual"/>
        </w:rPr>
        <w:t>my_genome_date</w:t>
      </w:r>
      <w:proofErr w:type="spellEnd"/>
      <w:r w:rsidR="004C7EDD" w:rsidRPr="00CB533F">
        <w:rPr>
          <w:rFonts w:asciiTheme="minorHAnsi" w:eastAsiaTheme="minorHAnsi" w:hAnsiTheme="minorHAnsi" w:cstheme="minorHAnsi"/>
          <w:kern w:val="2"/>
          <w14:ligatures w14:val="standardContextual"/>
        </w:rPr>
        <w:t>”</w:t>
      </w:r>
    </w:p>
    <w:p w14:paraId="5C24E599" w14:textId="7BE89053" w:rsidR="00120830" w:rsidRPr="00120830" w:rsidRDefault="00120830" w:rsidP="00120830">
      <w:pPr>
        <w:ind w:left="1440"/>
        <w:rPr>
          <w:rFonts w:ascii="Monaco" w:eastAsiaTheme="minorHAnsi" w:hAnsi="Monaco" w:cstheme="minorBidi"/>
          <w:kern w:val="2"/>
          <w:sz w:val="20"/>
          <w:szCs w:val="20"/>
          <w14:ligatures w14:val="standardContextual"/>
        </w:rPr>
      </w:pPr>
      <w:r w:rsidRPr="00120830">
        <w:rPr>
          <w:rFonts w:ascii="Monaco" w:eastAsiaTheme="minorHAnsi" w:hAnsi="Monaco" w:cstheme="minorBidi"/>
          <w:kern w:val="2"/>
          <w:sz w:val="20"/>
          <w:szCs w:val="20"/>
          <w14:ligatures w14:val="standardContextual"/>
        </w:rPr>
        <w:t xml:space="preserve">#SBATCH --output </w:t>
      </w:r>
      <w:r w:rsidR="00C953DC" w:rsidRPr="00C953DC">
        <w:rPr>
          <w:rFonts w:ascii="Monaco" w:eastAsiaTheme="minorHAnsi" w:hAnsi="Monaco" w:cstheme="minorBidi"/>
          <w:kern w:val="2"/>
          <w:sz w:val="20"/>
          <w:szCs w:val="20"/>
          <w14:ligatures w14:val="standardContextual"/>
        </w:rPr>
        <w:sym w:font="Wingdings" w:char="F0E8"/>
      </w:r>
      <w:r w:rsidR="00C953DC">
        <w:rPr>
          <w:rFonts w:ascii="Monaco" w:eastAsiaTheme="minorHAnsi" w:hAnsi="Monaco" w:cstheme="minorBidi"/>
          <w:kern w:val="2"/>
          <w:sz w:val="20"/>
          <w:szCs w:val="20"/>
          <w14:ligatures w14:val="standardContextual"/>
        </w:rPr>
        <w:t xml:space="preserve"> </w:t>
      </w:r>
      <w:r w:rsidR="00C953DC" w:rsidRPr="00C953DC">
        <w:rPr>
          <w:rFonts w:asciiTheme="minorHAnsi" w:eastAsiaTheme="minorHAnsi" w:hAnsiTheme="minorHAnsi" w:cstheme="minorHAnsi"/>
          <w:i/>
          <w:iCs/>
          <w:kern w:val="2"/>
          <w14:ligatures w14:val="standardContextual"/>
        </w:rPr>
        <w:t>this should be “</w:t>
      </w:r>
      <w:proofErr w:type="spellStart"/>
      <w:r w:rsidR="00C953DC" w:rsidRPr="00CB533F">
        <w:rPr>
          <w:rFonts w:asciiTheme="minorHAnsi" w:eastAsiaTheme="minorHAnsi" w:hAnsiTheme="minorHAnsi" w:cstheme="minorHAnsi"/>
          <w:kern w:val="2"/>
          <w14:ligatures w14:val="standardContextual"/>
        </w:rPr>
        <w:t>my_genome_</w:t>
      </w:r>
      <w:r w:rsidR="004C7EDD" w:rsidRPr="00CB533F">
        <w:rPr>
          <w:rFonts w:asciiTheme="minorHAnsi" w:eastAsiaTheme="minorHAnsi" w:hAnsiTheme="minorHAnsi" w:cstheme="minorHAnsi"/>
          <w:kern w:val="2"/>
          <w14:ligatures w14:val="standardContextual"/>
        </w:rPr>
        <w:t>date</w:t>
      </w:r>
      <w:r w:rsidR="004C7EDD">
        <w:rPr>
          <w:rFonts w:asciiTheme="minorHAnsi" w:eastAsiaTheme="minorHAnsi" w:hAnsiTheme="minorHAnsi" w:cstheme="minorHAnsi"/>
          <w:i/>
          <w:iCs/>
          <w:kern w:val="2"/>
          <w14:ligatures w14:val="standardContextual"/>
        </w:rPr>
        <w:t>_</w:t>
      </w:r>
      <w:r w:rsidR="00C953DC" w:rsidRPr="00C953DC">
        <w:rPr>
          <w:rFonts w:asciiTheme="minorHAnsi" w:eastAsiaTheme="minorHAnsi" w:hAnsiTheme="minorHAnsi" w:cstheme="minorHAnsi"/>
          <w:i/>
          <w:iCs/>
          <w:kern w:val="2"/>
          <w14:ligatures w14:val="standardContextual"/>
        </w:rPr>
        <w:t>slurm_log</w:t>
      </w:r>
      <w:proofErr w:type="spellEnd"/>
      <w:r w:rsidR="00C953DC" w:rsidRPr="00C953DC">
        <w:rPr>
          <w:rFonts w:asciiTheme="minorHAnsi" w:eastAsiaTheme="minorHAnsi" w:hAnsiTheme="minorHAnsi" w:cstheme="minorHAnsi"/>
          <w:i/>
          <w:iCs/>
          <w:kern w:val="2"/>
          <w14:ligatures w14:val="standardContextual"/>
        </w:rPr>
        <w:t>”</w:t>
      </w:r>
    </w:p>
    <w:p w14:paraId="4C14475D" w14:textId="18D36968" w:rsidR="00120830" w:rsidRPr="00120830" w:rsidRDefault="00120830" w:rsidP="00120830">
      <w:pPr>
        <w:ind w:left="1440"/>
        <w:rPr>
          <w:rFonts w:ascii="Monaco" w:eastAsiaTheme="minorHAnsi" w:hAnsi="Monaco" w:cstheme="minorBidi"/>
          <w:kern w:val="2"/>
          <w:sz w:val="20"/>
          <w:szCs w:val="20"/>
          <w14:ligatures w14:val="standardContextual"/>
        </w:rPr>
      </w:pPr>
      <w:r w:rsidRPr="00120830">
        <w:rPr>
          <w:rFonts w:ascii="Monaco" w:eastAsiaTheme="minorHAnsi" w:hAnsi="Monaco" w:cstheme="minorBidi"/>
          <w:kern w:val="2"/>
          <w:sz w:val="20"/>
          <w:szCs w:val="20"/>
          <w14:ligatures w14:val="standardContextual"/>
        </w:rPr>
        <w:t>#SBATCH --mail-user</w:t>
      </w:r>
    </w:p>
    <w:p w14:paraId="12311A95" w14:textId="77777777" w:rsidR="00120830" w:rsidRPr="00120830" w:rsidRDefault="00120830" w:rsidP="00120830">
      <w:pPr>
        <w:ind w:left="1440"/>
        <w:rPr>
          <w:rFonts w:ascii="Monaco" w:eastAsiaTheme="minorHAnsi" w:hAnsi="Monaco" w:cstheme="minorBidi"/>
          <w:kern w:val="2"/>
          <w:sz w:val="20"/>
          <w:szCs w:val="20"/>
          <w14:ligatures w14:val="standardContextual"/>
        </w:rPr>
      </w:pPr>
    </w:p>
    <w:p w14:paraId="178D5929" w14:textId="3CB3AD2F" w:rsidR="00120830" w:rsidRDefault="00120830" w:rsidP="00120830">
      <w:pPr>
        <w:ind w:left="1440"/>
        <w:rPr>
          <w:rFonts w:ascii="Monaco" w:eastAsiaTheme="minorHAnsi" w:hAnsi="Monaco" w:cstheme="minorBidi"/>
          <w:kern w:val="2"/>
          <w:sz w:val="20"/>
          <w:szCs w:val="20"/>
          <w14:ligatures w14:val="standardContextual"/>
        </w:rPr>
      </w:pPr>
      <w:r w:rsidRPr="00120830">
        <w:rPr>
          <w:rFonts w:ascii="Monaco" w:eastAsiaTheme="minorHAnsi" w:hAnsi="Monaco" w:cstheme="minorBidi"/>
          <w:kern w:val="2"/>
          <w:sz w:val="20"/>
          <w:szCs w:val="20"/>
          <w14:ligatures w14:val="standardContextual"/>
        </w:rPr>
        <w:t xml:space="preserve">ARGS </w:t>
      </w:r>
      <w:r w:rsidR="00590D60" w:rsidRPr="00590D60">
        <w:rPr>
          <w:rFonts w:ascii="Monaco" w:eastAsiaTheme="minorHAnsi" w:hAnsi="Monaco" w:cstheme="minorBidi"/>
          <w:kern w:val="2"/>
          <w:sz w:val="20"/>
          <w:szCs w:val="20"/>
          <w14:ligatures w14:val="standardContextual"/>
        </w:rPr>
        <w:sym w:font="Wingdings" w:char="F0E8"/>
      </w:r>
      <w:r w:rsidRPr="00120830">
        <w:rPr>
          <w:rFonts w:ascii="Monaco" w:eastAsiaTheme="minorHAnsi" w:hAnsi="Monaco" w:cstheme="minorBidi"/>
          <w:kern w:val="2"/>
          <w:sz w:val="20"/>
          <w:szCs w:val="20"/>
          <w14:ligatures w14:val="standardContextual"/>
        </w:rPr>
        <w:t xml:space="preserve"> </w:t>
      </w:r>
      <w:r w:rsidRPr="00CB533F">
        <w:rPr>
          <w:rFonts w:asciiTheme="minorHAnsi" w:eastAsiaTheme="minorHAnsi" w:hAnsiTheme="minorHAnsi" w:cstheme="minorHAnsi"/>
          <w:i/>
          <w:iCs/>
          <w:kern w:val="2"/>
          <w14:ligatures w14:val="standardContextual"/>
        </w:rPr>
        <w:t>(make sure the paths properly reflect the genome, annotation, and training sets you are using</w:t>
      </w:r>
      <w:r w:rsidR="007B0A79" w:rsidRPr="00CB533F">
        <w:rPr>
          <w:rFonts w:asciiTheme="minorHAnsi" w:eastAsiaTheme="minorHAnsi" w:hAnsiTheme="minorHAnsi" w:cstheme="minorHAnsi"/>
          <w:i/>
          <w:iCs/>
          <w:kern w:val="2"/>
          <w14:ligatures w14:val="standardContextual"/>
        </w:rPr>
        <w:t xml:space="preserve">. Typically, you can leave </w:t>
      </w:r>
      <w:r w:rsidR="00622CA4">
        <w:rPr>
          <w:rFonts w:asciiTheme="minorHAnsi" w:eastAsiaTheme="minorHAnsi" w:hAnsiTheme="minorHAnsi" w:cstheme="minorHAnsi"/>
          <w:i/>
          <w:iCs/>
          <w:kern w:val="2"/>
          <w14:ligatures w14:val="standardContextual"/>
        </w:rPr>
        <w:t>“--</w:t>
      </w:r>
      <w:proofErr w:type="spellStart"/>
      <w:r w:rsidR="007B0A79" w:rsidRPr="00CB533F">
        <w:rPr>
          <w:rFonts w:asciiTheme="minorHAnsi" w:eastAsiaTheme="minorHAnsi" w:hAnsiTheme="minorHAnsi" w:cstheme="minorHAnsi"/>
          <w:i/>
          <w:iCs/>
          <w:kern w:val="2"/>
          <w14:ligatures w14:val="standardContextual"/>
        </w:rPr>
        <w:t>trainingdirlst</w:t>
      </w:r>
      <w:proofErr w:type="spellEnd"/>
      <w:r w:rsidR="00590D60">
        <w:rPr>
          <w:rFonts w:asciiTheme="minorHAnsi" w:eastAsiaTheme="minorHAnsi" w:hAnsiTheme="minorHAnsi" w:cstheme="minorHAnsi"/>
          <w:i/>
          <w:iCs/>
          <w:kern w:val="2"/>
          <w14:ligatures w14:val="standardContextual"/>
        </w:rPr>
        <w:t>”</w:t>
      </w:r>
      <w:r w:rsidR="007B0A79" w:rsidRPr="00CB533F">
        <w:rPr>
          <w:rFonts w:asciiTheme="minorHAnsi" w:eastAsiaTheme="minorHAnsi" w:hAnsiTheme="minorHAnsi" w:cstheme="minorHAnsi"/>
          <w:i/>
          <w:iCs/>
          <w:kern w:val="2"/>
          <w14:ligatures w14:val="standardContextual"/>
        </w:rPr>
        <w:t xml:space="preserve"> set to “</w:t>
      </w:r>
      <w:proofErr w:type="spellStart"/>
      <w:r w:rsidR="007B0A79" w:rsidRPr="00CB533F">
        <w:rPr>
          <w:rFonts w:asciiTheme="minorHAnsi" w:eastAsiaTheme="minorHAnsi" w:hAnsiTheme="minorHAnsi" w:cstheme="minorHAnsi"/>
          <w:i/>
          <w:iCs/>
          <w:kern w:val="2"/>
          <w14:ligatures w14:val="standardContextual"/>
        </w:rPr>
        <w:t>default_training_set.lst</w:t>
      </w:r>
      <w:proofErr w:type="spellEnd"/>
      <w:r w:rsidR="007B0A79" w:rsidRPr="00CB533F">
        <w:rPr>
          <w:rFonts w:asciiTheme="minorHAnsi" w:eastAsiaTheme="minorHAnsi" w:hAnsiTheme="minorHAnsi" w:cstheme="minorHAnsi"/>
          <w:i/>
          <w:iCs/>
          <w:kern w:val="2"/>
          <w14:ligatures w14:val="standardContextual"/>
        </w:rPr>
        <w:t>”</w:t>
      </w:r>
      <w:r w:rsidRPr="00CB533F">
        <w:rPr>
          <w:rFonts w:asciiTheme="minorHAnsi" w:eastAsiaTheme="minorHAnsi" w:hAnsiTheme="minorHAnsi" w:cstheme="minorHAnsi"/>
          <w:i/>
          <w:iCs/>
          <w:kern w:val="2"/>
          <w14:ligatures w14:val="standardContextual"/>
        </w:rPr>
        <w:t>)</w:t>
      </w:r>
    </w:p>
    <w:p w14:paraId="7FF70AEC" w14:textId="77777777" w:rsidR="001E6C6B" w:rsidRDefault="001E6C6B" w:rsidP="00120830">
      <w:pPr>
        <w:ind w:left="1440"/>
        <w:rPr>
          <w:rFonts w:ascii="Monaco" w:eastAsiaTheme="minorHAnsi" w:hAnsi="Monaco" w:cstheme="minorBidi"/>
          <w:kern w:val="2"/>
          <w:sz w:val="20"/>
          <w:szCs w:val="20"/>
          <w14:ligatures w14:val="standardContextual"/>
        </w:rPr>
      </w:pPr>
    </w:p>
    <w:p w14:paraId="7C6D7A8C" w14:textId="2AFC419C" w:rsidR="001E6C6B" w:rsidRDefault="001E6C6B" w:rsidP="001E6C6B">
      <w:pPr>
        <w:ind w:firstLine="720"/>
      </w:pPr>
      <w:r w:rsidRPr="001E6C6B">
        <w:t>The genome should be the masked genome generated in Part C.</w:t>
      </w:r>
    </w:p>
    <w:p w14:paraId="34C077B5" w14:textId="77777777" w:rsidR="00622CA4" w:rsidRDefault="00622CA4" w:rsidP="001E6C6B">
      <w:pPr>
        <w:ind w:firstLine="720"/>
      </w:pPr>
    </w:p>
    <w:p w14:paraId="2046988F" w14:textId="13B69C67" w:rsidR="00622CA4" w:rsidRPr="001E6C6B" w:rsidRDefault="00622CA4" w:rsidP="00E677E6">
      <w:pPr>
        <w:ind w:left="720"/>
      </w:pPr>
      <w:r>
        <w:t>Note: For large genomes, you may not have enough time/space available to run all of the training sets at once. In these cases, you can sequentially use the three files “default_list_1third.lst”, “default_list_2third”, and “default_list_3third.lst”.</w:t>
      </w:r>
    </w:p>
    <w:p w14:paraId="51B66540" w14:textId="77777777" w:rsidR="00120830" w:rsidRDefault="00120830" w:rsidP="00120830">
      <w:pPr>
        <w:rPr>
          <w:rFonts w:eastAsiaTheme="minorHAnsi"/>
        </w:rPr>
      </w:pPr>
    </w:p>
    <w:p w14:paraId="553C0573" w14:textId="77777777" w:rsidR="00F12805" w:rsidRDefault="00F12805" w:rsidP="00F12805">
      <w:pPr>
        <w:pStyle w:val="ListParagraph"/>
        <w:numPr>
          <w:ilvl w:val="0"/>
          <w:numId w:val="4"/>
        </w:numPr>
      </w:pPr>
      <w:r w:rsidRPr="00F12805">
        <w:rPr>
          <w:rFonts w:eastAsiaTheme="minorHAnsi"/>
        </w:rPr>
        <w:t>Run SCRMshaw:</w:t>
      </w:r>
    </w:p>
    <w:p w14:paraId="7886AB73" w14:textId="0B84987F" w:rsidR="00120830" w:rsidRDefault="00F12805" w:rsidP="00F12805">
      <w:pPr>
        <w:ind w:left="720"/>
        <w:rPr>
          <w:rFonts w:eastAsiaTheme="minorHAnsi"/>
        </w:rPr>
      </w:pPr>
      <w:r w:rsidRPr="00F12805">
        <w:rPr>
          <w:rFonts w:ascii="Monaco" w:eastAsiaTheme="minorHAnsi" w:hAnsi="Monaco" w:cstheme="minorBidi"/>
          <w:kern w:val="2"/>
          <w:sz w:val="20"/>
          <w:szCs w:val="20"/>
          <w14:ligatures w14:val="standardContextual"/>
        </w:rPr>
        <w:t xml:space="preserve">$ </w:t>
      </w:r>
      <w:proofErr w:type="spellStart"/>
      <w:r w:rsidRPr="00F12805">
        <w:rPr>
          <w:rFonts w:ascii="Monaco" w:eastAsiaTheme="minorHAnsi" w:hAnsi="Monaco" w:cstheme="minorBidi"/>
          <w:kern w:val="2"/>
          <w:sz w:val="20"/>
          <w:szCs w:val="20"/>
          <w14:ligatures w14:val="standardContextual"/>
        </w:rPr>
        <w:t>sbatch</w:t>
      </w:r>
      <w:proofErr w:type="spellEnd"/>
      <w:r w:rsidRPr="00F12805">
        <w:rPr>
          <w:rFonts w:ascii="Monaco" w:eastAsiaTheme="minorHAnsi" w:hAnsi="Monaco" w:cstheme="minorBidi"/>
          <w:kern w:val="2"/>
          <w:sz w:val="20"/>
          <w:szCs w:val="20"/>
          <w14:ligatures w14:val="standardContextual"/>
        </w:rPr>
        <w:t xml:space="preserve"> Slurm_</w:t>
      </w:r>
      <w:r w:rsidRPr="00BD0EF3">
        <w:rPr>
          <w:rFonts w:ascii="Monaco" w:eastAsiaTheme="minorHAnsi" w:hAnsi="Monaco" w:cstheme="minorBidi"/>
          <w:i/>
          <w:iCs/>
          <w:kern w:val="2"/>
          <w:sz w:val="20"/>
          <w:szCs w:val="20"/>
          <w14:ligatures w14:val="standardContextual"/>
        </w:rPr>
        <w:t>my_genome</w:t>
      </w:r>
      <w:r w:rsidRPr="00F12805">
        <w:rPr>
          <w:rFonts w:ascii="Monaco" w:eastAsiaTheme="minorHAnsi" w:hAnsi="Monaco" w:cstheme="minorBidi"/>
          <w:kern w:val="2"/>
          <w:sz w:val="20"/>
          <w:szCs w:val="20"/>
          <w14:ligatures w14:val="standardContextual"/>
        </w:rPr>
        <w:t>.sh</w:t>
      </w:r>
      <w:r w:rsidR="00120830" w:rsidRPr="00F12805">
        <w:rPr>
          <w:rFonts w:eastAsiaTheme="minorHAnsi"/>
        </w:rPr>
        <w:tab/>
      </w:r>
    </w:p>
    <w:p w14:paraId="0109CF8E" w14:textId="77777777" w:rsidR="00F12805" w:rsidRDefault="00F12805" w:rsidP="00F12805">
      <w:pPr>
        <w:ind w:left="720"/>
        <w:rPr>
          <w:rFonts w:eastAsiaTheme="minorHAnsi"/>
        </w:rPr>
      </w:pPr>
    </w:p>
    <w:p w14:paraId="01EAC515" w14:textId="2136D9B1" w:rsidR="00F12805" w:rsidRPr="00CB533F" w:rsidRDefault="00F12805" w:rsidP="00F12805">
      <w:pPr>
        <w:pStyle w:val="ListParagraph"/>
        <w:numPr>
          <w:ilvl w:val="0"/>
          <w:numId w:val="4"/>
        </w:numPr>
        <w:rPr>
          <w:rFonts w:eastAsiaTheme="minorHAnsi"/>
        </w:rPr>
      </w:pPr>
      <w:r>
        <w:t>When you receive the email telling you the job is complete, check the logs to make sure SCRMshaw has run correctly</w:t>
      </w:r>
      <w:r w:rsidR="004113AA">
        <w:t>.</w:t>
      </w:r>
    </w:p>
    <w:p w14:paraId="1C5ADEFD" w14:textId="77777777" w:rsidR="004113AA" w:rsidRDefault="004113AA" w:rsidP="004113AA">
      <w:pPr>
        <w:rPr>
          <w:rFonts w:eastAsiaTheme="minorHAnsi"/>
        </w:rPr>
      </w:pPr>
    </w:p>
    <w:p w14:paraId="179B20E5" w14:textId="5CF5F1DD" w:rsidR="004113AA" w:rsidRDefault="004113AA" w:rsidP="004113AA">
      <w:pPr>
        <w:ind w:left="720"/>
        <w:rPr>
          <w:rFonts w:asciiTheme="minorHAnsi" w:eastAsiaTheme="minorHAnsi" w:hAnsiTheme="minorHAnsi" w:cstheme="minorBidi"/>
          <w:kern w:val="2"/>
          <w14:ligatures w14:val="standardContextual"/>
        </w:rPr>
      </w:pPr>
      <w:r w:rsidRPr="00CB533F">
        <w:rPr>
          <w:rFonts w:asciiTheme="minorHAnsi" w:eastAsiaTheme="minorHAnsi" w:hAnsiTheme="minorHAnsi" w:cstheme="minorBidi"/>
          <w:kern w:val="2"/>
          <w14:ligatures w14:val="standardContextual"/>
        </w:rPr>
        <w:t>There will be two</w:t>
      </w:r>
      <w:r w:rsidR="00FC0B17">
        <w:rPr>
          <w:rFonts w:asciiTheme="minorHAnsi" w:eastAsiaTheme="minorHAnsi" w:hAnsiTheme="minorHAnsi" w:cstheme="minorBidi"/>
          <w:kern w:val="2"/>
          <w14:ligatures w14:val="standardContextual"/>
        </w:rPr>
        <w:t xml:space="preserve"> sets of</w:t>
      </w:r>
      <w:r w:rsidRPr="00CB533F">
        <w:rPr>
          <w:rFonts w:asciiTheme="minorHAnsi" w:eastAsiaTheme="minorHAnsi" w:hAnsiTheme="minorHAnsi" w:cstheme="minorBidi"/>
          <w:kern w:val="2"/>
          <w14:ligatures w14:val="standardContextual"/>
        </w:rPr>
        <w:t xml:space="preserve"> logs: a </w:t>
      </w:r>
      <w:proofErr w:type="spellStart"/>
      <w:r w:rsidRPr="00CB533F">
        <w:rPr>
          <w:rFonts w:asciiTheme="minorHAnsi" w:eastAsiaTheme="minorHAnsi" w:hAnsiTheme="minorHAnsi" w:cstheme="minorBidi"/>
          <w:kern w:val="2"/>
          <w14:ligatures w14:val="standardContextual"/>
        </w:rPr>
        <w:t>Slurm</w:t>
      </w:r>
      <w:proofErr w:type="spellEnd"/>
      <w:r w:rsidRPr="00CB533F">
        <w:rPr>
          <w:rFonts w:asciiTheme="minorHAnsi" w:eastAsiaTheme="minorHAnsi" w:hAnsiTheme="minorHAnsi" w:cstheme="minorBidi"/>
          <w:kern w:val="2"/>
          <w14:ligatures w14:val="standardContextual"/>
        </w:rPr>
        <w:t xml:space="preserve"> log (“</w:t>
      </w:r>
      <w:proofErr w:type="spellStart"/>
      <w:r w:rsidRPr="00CB533F">
        <w:rPr>
          <w:rFonts w:asciiTheme="minorHAnsi" w:eastAsiaTheme="minorHAnsi" w:hAnsiTheme="minorHAnsi" w:cstheme="minorBidi"/>
          <w:i/>
          <w:iCs/>
          <w:kern w:val="2"/>
          <w14:ligatures w14:val="standardContextual"/>
        </w:rPr>
        <w:t>my_genome_date</w:t>
      </w:r>
      <w:r w:rsidRPr="00CB533F">
        <w:rPr>
          <w:rFonts w:asciiTheme="minorHAnsi" w:eastAsiaTheme="minorHAnsi" w:hAnsiTheme="minorHAnsi" w:cstheme="minorBidi"/>
          <w:kern w:val="2"/>
          <w14:ligatures w14:val="standardContextual"/>
        </w:rPr>
        <w:t>_slurm_log</w:t>
      </w:r>
      <w:proofErr w:type="spellEnd"/>
      <w:r w:rsidRPr="00CB533F">
        <w:rPr>
          <w:rFonts w:asciiTheme="minorHAnsi" w:eastAsiaTheme="minorHAnsi" w:hAnsiTheme="minorHAnsi" w:cstheme="minorBidi"/>
          <w:kern w:val="2"/>
          <w14:ligatures w14:val="standardContextual"/>
        </w:rPr>
        <w:t xml:space="preserve">”) and </w:t>
      </w:r>
      <w:r w:rsidR="00FC0B17">
        <w:rPr>
          <w:rFonts w:asciiTheme="minorHAnsi" w:eastAsiaTheme="minorHAnsi" w:hAnsiTheme="minorHAnsi" w:cstheme="minorBidi"/>
          <w:kern w:val="2"/>
          <w14:ligatures w14:val="standardContextual"/>
        </w:rPr>
        <w:t>25</w:t>
      </w:r>
      <w:r w:rsidRPr="00CB533F">
        <w:rPr>
          <w:rFonts w:asciiTheme="minorHAnsi" w:eastAsiaTheme="minorHAnsi" w:hAnsiTheme="minorHAnsi" w:cstheme="minorBidi"/>
          <w:kern w:val="2"/>
          <w14:ligatures w14:val="standardContextual"/>
        </w:rPr>
        <w:t xml:space="preserve"> </w:t>
      </w:r>
      <w:proofErr w:type="spellStart"/>
      <w:r w:rsidRPr="00CB533F">
        <w:rPr>
          <w:rFonts w:asciiTheme="minorHAnsi" w:eastAsiaTheme="minorHAnsi" w:hAnsiTheme="minorHAnsi" w:cstheme="minorBidi"/>
          <w:kern w:val="2"/>
          <w14:ligatures w14:val="standardContextual"/>
        </w:rPr>
        <w:t>SCRMshaw</w:t>
      </w:r>
      <w:proofErr w:type="spellEnd"/>
      <w:r w:rsidRPr="00CB533F">
        <w:rPr>
          <w:rFonts w:asciiTheme="minorHAnsi" w:eastAsiaTheme="minorHAnsi" w:hAnsiTheme="minorHAnsi" w:cstheme="minorBidi"/>
          <w:kern w:val="2"/>
          <w14:ligatures w14:val="standardContextual"/>
        </w:rPr>
        <w:t xml:space="preserve"> log</w:t>
      </w:r>
      <w:r w:rsidR="00FC0B17">
        <w:rPr>
          <w:rFonts w:asciiTheme="minorHAnsi" w:eastAsiaTheme="minorHAnsi" w:hAnsiTheme="minorHAnsi" w:cstheme="minorBidi"/>
          <w:kern w:val="2"/>
          <w14:ligatures w14:val="standardContextual"/>
        </w:rPr>
        <w:t>s</w:t>
      </w:r>
      <w:r w:rsidRPr="00CB533F">
        <w:rPr>
          <w:rFonts w:asciiTheme="minorHAnsi" w:eastAsiaTheme="minorHAnsi" w:hAnsiTheme="minorHAnsi" w:cstheme="minorBidi"/>
          <w:kern w:val="2"/>
          <w14:ligatures w14:val="standardContextual"/>
        </w:rPr>
        <w:t xml:space="preserve"> (“</w:t>
      </w:r>
      <w:proofErr w:type="spellStart"/>
      <w:r w:rsidRPr="00CB533F">
        <w:rPr>
          <w:rFonts w:asciiTheme="minorHAnsi" w:eastAsiaTheme="minorHAnsi" w:hAnsiTheme="minorHAnsi" w:cstheme="minorBidi"/>
          <w:kern w:val="2"/>
          <w14:ligatures w14:val="standardContextual"/>
        </w:rPr>
        <w:t>HDtestPredictions</w:t>
      </w:r>
      <w:proofErr w:type="spellEnd"/>
      <w:r w:rsidRPr="00CB533F">
        <w:rPr>
          <w:rFonts w:asciiTheme="minorHAnsi" w:eastAsiaTheme="minorHAnsi" w:hAnsiTheme="minorHAnsi" w:cstheme="minorBidi"/>
          <w:kern w:val="2"/>
          <w14:ligatures w14:val="standardContextual"/>
        </w:rPr>
        <w:t xml:space="preserve">…”). The </w:t>
      </w:r>
      <w:proofErr w:type="spellStart"/>
      <w:r w:rsidRPr="00CB533F">
        <w:rPr>
          <w:rFonts w:asciiTheme="minorHAnsi" w:eastAsiaTheme="minorHAnsi" w:hAnsiTheme="minorHAnsi" w:cstheme="minorBidi"/>
          <w:kern w:val="2"/>
          <w14:ligatures w14:val="standardContextual"/>
        </w:rPr>
        <w:t>Slurm</w:t>
      </w:r>
      <w:proofErr w:type="spellEnd"/>
      <w:r w:rsidRPr="00CB533F">
        <w:rPr>
          <w:rFonts w:asciiTheme="minorHAnsi" w:eastAsiaTheme="minorHAnsi" w:hAnsiTheme="minorHAnsi" w:cstheme="minorBidi"/>
          <w:kern w:val="2"/>
          <w14:ligatures w14:val="standardContextual"/>
        </w:rPr>
        <w:t xml:space="preserve"> log will record the progress of the </w:t>
      </w:r>
      <w:proofErr w:type="spellStart"/>
      <w:r w:rsidRPr="00CB533F">
        <w:rPr>
          <w:rFonts w:asciiTheme="minorHAnsi" w:eastAsiaTheme="minorHAnsi" w:hAnsiTheme="minorHAnsi" w:cstheme="minorBidi"/>
          <w:kern w:val="2"/>
          <w14:ligatures w14:val="standardContextual"/>
        </w:rPr>
        <w:t>Slurm</w:t>
      </w:r>
      <w:proofErr w:type="spellEnd"/>
      <w:r w:rsidRPr="00CB533F">
        <w:rPr>
          <w:rFonts w:asciiTheme="minorHAnsi" w:eastAsiaTheme="minorHAnsi" w:hAnsiTheme="minorHAnsi" w:cstheme="minorBidi"/>
          <w:kern w:val="2"/>
          <w14:ligatures w14:val="standardContextual"/>
        </w:rPr>
        <w:t xml:space="preserve"> script and any errors that occur when running the script. The SCRMshaw log</w:t>
      </w:r>
      <w:r w:rsidR="00FC0B17">
        <w:rPr>
          <w:rFonts w:asciiTheme="minorHAnsi" w:eastAsiaTheme="minorHAnsi" w:hAnsiTheme="minorHAnsi" w:cstheme="minorBidi"/>
          <w:kern w:val="2"/>
          <w14:ligatures w14:val="standardContextual"/>
        </w:rPr>
        <w:t>s</w:t>
      </w:r>
      <w:r w:rsidRPr="00CB533F">
        <w:rPr>
          <w:rFonts w:asciiTheme="minorHAnsi" w:eastAsiaTheme="minorHAnsi" w:hAnsiTheme="minorHAnsi" w:cstheme="minorBidi"/>
          <w:kern w:val="2"/>
          <w14:ligatures w14:val="standardContextual"/>
        </w:rPr>
        <w:t xml:space="preserve"> will record progress and errors of SCRM</w:t>
      </w:r>
      <w:r w:rsidR="00FC0B17">
        <w:rPr>
          <w:rFonts w:asciiTheme="minorHAnsi" w:eastAsiaTheme="minorHAnsi" w:hAnsiTheme="minorHAnsi" w:cstheme="minorBidi"/>
          <w:kern w:val="2"/>
          <w14:ligatures w14:val="standardContextual"/>
        </w:rPr>
        <w:t>shaw</w:t>
      </w:r>
      <w:r w:rsidRPr="00CB533F">
        <w:rPr>
          <w:rFonts w:asciiTheme="minorHAnsi" w:eastAsiaTheme="minorHAnsi" w:hAnsiTheme="minorHAnsi" w:cstheme="minorBidi"/>
          <w:kern w:val="2"/>
          <w14:ligatures w14:val="standardContextual"/>
        </w:rPr>
        <w:t xml:space="preserve"> itself</w:t>
      </w:r>
      <w:r w:rsidR="00FC0B17">
        <w:rPr>
          <w:rFonts w:asciiTheme="minorHAnsi" w:eastAsiaTheme="minorHAnsi" w:hAnsiTheme="minorHAnsi" w:cstheme="minorBidi"/>
          <w:kern w:val="2"/>
          <w14:ligatures w14:val="standardContextual"/>
        </w:rPr>
        <w:t xml:space="preserve">, one for each of the 25 instances run for </w:t>
      </w:r>
      <w:proofErr w:type="spellStart"/>
      <w:r w:rsidR="00FC0B17">
        <w:rPr>
          <w:rFonts w:asciiTheme="minorHAnsi" w:eastAsiaTheme="minorHAnsi" w:hAnsiTheme="minorHAnsi" w:cstheme="minorBidi"/>
          <w:kern w:val="2"/>
          <w14:ligatures w14:val="standardContextual"/>
        </w:rPr>
        <w:t>SCRMshawHD</w:t>
      </w:r>
      <w:proofErr w:type="spellEnd"/>
      <w:r w:rsidRPr="00CB533F">
        <w:rPr>
          <w:rFonts w:asciiTheme="minorHAnsi" w:eastAsiaTheme="minorHAnsi" w:hAnsiTheme="minorHAnsi" w:cstheme="minorBidi"/>
          <w:kern w:val="2"/>
          <w14:ligatures w14:val="standardContextual"/>
        </w:rPr>
        <w:t>.</w:t>
      </w:r>
    </w:p>
    <w:p w14:paraId="170C5DFF" w14:textId="77777777" w:rsidR="00FC0B17" w:rsidRDefault="00FC0B17" w:rsidP="004113AA">
      <w:pPr>
        <w:ind w:left="720"/>
        <w:rPr>
          <w:rFonts w:asciiTheme="minorHAnsi" w:eastAsiaTheme="minorHAnsi" w:hAnsiTheme="minorHAnsi" w:cstheme="minorBidi"/>
          <w:kern w:val="2"/>
          <w14:ligatures w14:val="standardContextual"/>
        </w:rPr>
      </w:pPr>
    </w:p>
    <w:p w14:paraId="5D147459" w14:textId="22C247F4" w:rsidR="00FC0B17" w:rsidRPr="00CB533F" w:rsidRDefault="00FC0B17" w:rsidP="00CB533F">
      <w:pPr>
        <w:ind w:left="720"/>
        <w:rPr>
          <w:rFonts w:asciiTheme="minorHAnsi" w:eastAsiaTheme="minorHAnsi" w:hAnsiTheme="minorHAnsi" w:cstheme="minorBidi"/>
          <w:kern w:val="2"/>
          <w14:ligatures w14:val="standardContextual"/>
        </w:rPr>
      </w:pPr>
      <w:r>
        <w:rPr>
          <w:rFonts w:asciiTheme="minorHAnsi" w:eastAsiaTheme="minorHAnsi" w:hAnsiTheme="minorHAnsi" w:cstheme="minorBidi"/>
          <w:kern w:val="2"/>
          <w14:ligatures w14:val="standardContextual"/>
        </w:rPr>
        <w:t>The SCRMshaw results themselves will be in a set of directories titled “</w:t>
      </w:r>
      <w:proofErr w:type="spellStart"/>
      <w:r>
        <w:rPr>
          <w:rFonts w:asciiTheme="minorHAnsi" w:eastAsiaTheme="minorHAnsi" w:hAnsiTheme="minorHAnsi" w:cstheme="minorBidi"/>
          <w:kern w:val="2"/>
          <w14:ligatures w14:val="standardContextual"/>
        </w:rPr>
        <w:t>task_offset_</w:t>
      </w:r>
      <w:r w:rsidRPr="00CB533F">
        <w:rPr>
          <w:rFonts w:asciiTheme="minorHAnsi" w:eastAsiaTheme="minorHAnsi" w:hAnsiTheme="minorHAnsi" w:cstheme="minorBidi"/>
          <w:i/>
          <w:iCs/>
          <w:kern w:val="2"/>
          <w14:ligatures w14:val="standardContextual"/>
        </w:rPr>
        <w:t>m_n</w:t>
      </w:r>
      <w:proofErr w:type="spellEnd"/>
      <w:r>
        <w:rPr>
          <w:rFonts w:asciiTheme="minorHAnsi" w:eastAsiaTheme="minorHAnsi" w:hAnsiTheme="minorHAnsi" w:cstheme="minorBidi"/>
          <w:kern w:val="2"/>
          <w14:ligatures w14:val="standardContextual"/>
        </w:rPr>
        <w:t>” (where “m” and “n” are numbers). For a description of the files within these directories, see</w:t>
      </w:r>
      <w:r w:rsidR="00C44995">
        <w:rPr>
          <w:rFonts w:asciiTheme="minorHAnsi" w:eastAsiaTheme="minorHAnsi" w:hAnsiTheme="minorHAnsi" w:cstheme="minorBidi"/>
          <w:kern w:val="2"/>
          <w14:ligatures w14:val="standardContextual"/>
        </w:rPr>
        <w:t xml:space="preserve"> the original </w:t>
      </w:r>
      <w:proofErr w:type="spellStart"/>
      <w:r w:rsidR="00C44995">
        <w:rPr>
          <w:rFonts w:asciiTheme="minorHAnsi" w:eastAsiaTheme="minorHAnsi" w:hAnsiTheme="minorHAnsi" w:cstheme="minorBidi"/>
          <w:kern w:val="2"/>
          <w14:ligatures w14:val="standardContextual"/>
        </w:rPr>
        <w:t>SCRMshaw</w:t>
      </w:r>
      <w:proofErr w:type="spellEnd"/>
      <w:r w:rsidR="00C44995">
        <w:rPr>
          <w:rFonts w:asciiTheme="minorHAnsi" w:eastAsiaTheme="minorHAnsi" w:hAnsiTheme="minorHAnsi" w:cstheme="minorBidi"/>
          <w:kern w:val="2"/>
          <w14:ligatures w14:val="standardContextual"/>
        </w:rPr>
        <w:t xml:space="preserve"> protocol in</w:t>
      </w:r>
      <w:r>
        <w:rPr>
          <w:rFonts w:asciiTheme="minorHAnsi" w:eastAsiaTheme="minorHAnsi" w:hAnsiTheme="minorHAnsi" w:cstheme="minorBidi"/>
          <w:kern w:val="2"/>
          <w14:ligatures w14:val="standardContextual"/>
        </w:rPr>
        <w:t xml:space="preserve"> </w:t>
      </w:r>
      <w:proofErr w:type="spellStart"/>
      <w:r>
        <w:rPr>
          <w:rFonts w:asciiTheme="minorHAnsi" w:eastAsiaTheme="minorHAnsi" w:hAnsiTheme="minorHAnsi" w:cstheme="minorBidi"/>
          <w:kern w:val="2"/>
          <w14:ligatures w14:val="standardContextual"/>
        </w:rPr>
        <w:t>Kazemian</w:t>
      </w:r>
      <w:proofErr w:type="spellEnd"/>
      <w:r>
        <w:rPr>
          <w:rFonts w:asciiTheme="minorHAnsi" w:eastAsiaTheme="minorHAnsi" w:hAnsiTheme="minorHAnsi" w:cstheme="minorBidi"/>
          <w:kern w:val="2"/>
          <w14:ligatures w14:val="standardContextual"/>
        </w:rPr>
        <w:t xml:space="preserve"> and Halfon (2019) </w:t>
      </w:r>
      <w:r w:rsidRPr="00CB533F">
        <w:rPr>
          <w:rFonts w:asciiTheme="minorHAnsi" w:eastAsiaTheme="minorHAnsi" w:hAnsiTheme="minorHAnsi" w:cstheme="minorBidi"/>
          <w:i/>
          <w:iCs/>
          <w:kern w:val="2"/>
          <w14:ligatures w14:val="standardContextual"/>
        </w:rPr>
        <w:t>Methods in Molecular Biology</w:t>
      </w:r>
      <w:r>
        <w:rPr>
          <w:rFonts w:asciiTheme="minorHAnsi" w:eastAsiaTheme="minorHAnsi" w:hAnsiTheme="minorHAnsi" w:cstheme="minorBidi"/>
          <w:kern w:val="2"/>
          <w14:ligatures w14:val="standardContextual"/>
        </w:rPr>
        <w:t>.</w:t>
      </w:r>
    </w:p>
    <w:p w14:paraId="6E3ADDC3" w14:textId="77777777" w:rsidR="00120830" w:rsidRDefault="00120830" w:rsidP="00120830">
      <w:pPr>
        <w:ind w:left="1440"/>
        <w:rPr>
          <w:rFonts w:eastAsiaTheme="minorHAnsi"/>
        </w:rPr>
      </w:pPr>
    </w:p>
    <w:p w14:paraId="1164898B" w14:textId="77777777" w:rsidR="00120830" w:rsidRDefault="00120830" w:rsidP="00120830">
      <w:pPr>
        <w:ind w:left="1440"/>
        <w:rPr>
          <w:rFonts w:eastAsiaTheme="minorHAnsi"/>
        </w:rPr>
      </w:pPr>
    </w:p>
    <w:p w14:paraId="64EE26F9" w14:textId="48169C5F" w:rsidR="00BD7090" w:rsidRPr="005D2193" w:rsidRDefault="00BD7090" w:rsidP="00BD7090">
      <w:pPr>
        <w:rPr>
          <w:rFonts w:asciiTheme="minorHAnsi" w:hAnsiTheme="minorHAnsi" w:cstheme="minorHAnsi"/>
          <w:b/>
          <w:bCs/>
          <w:sz w:val="28"/>
          <w:szCs w:val="28"/>
        </w:rPr>
      </w:pPr>
      <w:r w:rsidRPr="005D2193">
        <w:rPr>
          <w:rFonts w:asciiTheme="minorHAnsi" w:hAnsiTheme="minorHAnsi" w:cstheme="minorHAnsi"/>
          <w:b/>
          <w:bCs/>
          <w:sz w:val="28"/>
          <w:szCs w:val="28"/>
        </w:rPr>
        <w:t xml:space="preserve">Part </w:t>
      </w:r>
      <w:r>
        <w:rPr>
          <w:rFonts w:asciiTheme="minorHAnsi" w:hAnsiTheme="minorHAnsi" w:cstheme="minorHAnsi"/>
          <w:b/>
          <w:bCs/>
          <w:sz w:val="28"/>
          <w:szCs w:val="28"/>
        </w:rPr>
        <w:t>E</w:t>
      </w:r>
      <w:r w:rsidRPr="005D2193">
        <w:rPr>
          <w:rFonts w:asciiTheme="minorHAnsi" w:hAnsiTheme="minorHAnsi" w:cstheme="minorHAnsi"/>
          <w:b/>
          <w:bCs/>
          <w:sz w:val="28"/>
          <w:szCs w:val="28"/>
        </w:rPr>
        <w:t xml:space="preserve">: </w:t>
      </w:r>
      <w:r>
        <w:rPr>
          <w:rFonts w:asciiTheme="minorHAnsi" w:hAnsiTheme="minorHAnsi" w:cstheme="minorHAnsi"/>
          <w:b/>
          <w:bCs/>
          <w:sz w:val="28"/>
          <w:szCs w:val="28"/>
        </w:rPr>
        <w:t>Post process</w:t>
      </w:r>
    </w:p>
    <w:p w14:paraId="7B0E83E3" w14:textId="50D9BC29" w:rsidR="00120830" w:rsidRPr="00120830" w:rsidRDefault="00120830" w:rsidP="00BD7090">
      <w:pPr>
        <w:rPr>
          <w:rFonts w:eastAsiaTheme="minorHAnsi"/>
        </w:rPr>
      </w:pPr>
      <w:r>
        <w:rPr>
          <w:rFonts w:eastAsiaTheme="minorHAnsi"/>
        </w:rPr>
        <w:t xml:space="preserve"> </w:t>
      </w:r>
    </w:p>
    <w:p w14:paraId="536C4136" w14:textId="509BAAB0" w:rsidR="00120830" w:rsidRDefault="00BD7090" w:rsidP="00CE6496">
      <w:pPr>
        <w:pStyle w:val="ListParagraph"/>
        <w:numPr>
          <w:ilvl w:val="0"/>
          <w:numId w:val="5"/>
        </w:numPr>
      </w:pPr>
      <w:r w:rsidRPr="00BD7090">
        <w:rPr>
          <w:rFonts w:eastAsiaTheme="minorHAnsi"/>
        </w:rPr>
        <w:t xml:space="preserve">Run the post-processing </w:t>
      </w:r>
      <w:proofErr w:type="spellStart"/>
      <w:r w:rsidR="00391603">
        <w:t>Slurm</w:t>
      </w:r>
      <w:proofErr w:type="spellEnd"/>
      <w:r w:rsidR="00391603">
        <w:t xml:space="preserve"> </w:t>
      </w:r>
      <w:r w:rsidRPr="00BD7090">
        <w:rPr>
          <w:rFonts w:eastAsiaTheme="minorHAnsi"/>
        </w:rPr>
        <w:t>script</w:t>
      </w:r>
      <w:r w:rsidR="009C158D">
        <w:rPr>
          <w:rFonts w:eastAsiaTheme="minorHAnsi"/>
        </w:rPr>
        <w:t xml:space="preserve"> </w:t>
      </w:r>
      <w:r w:rsidR="00535326">
        <w:rPr>
          <w:rFonts w:eastAsiaTheme="minorHAnsi"/>
        </w:rPr>
        <w:t>(from</w:t>
      </w:r>
      <w:r w:rsidR="009C158D">
        <w:rPr>
          <w:rFonts w:eastAsiaTheme="minorHAnsi"/>
        </w:rPr>
        <w:t xml:space="preserve"> within the </w:t>
      </w:r>
      <w:ins w:id="9" w:author="Marc S. Halfon" w:date="2026-09-27T16:58:00Z" w16du:dateUtc="2026-09-27T20:58:00Z">
        <w:r w:rsidR="007C2D03" w:rsidRPr="00120830">
          <w:rPr>
            <w:rFonts w:ascii="Monaco" w:eastAsiaTheme="minorHAnsi" w:hAnsi="Monaco" w:cstheme="minorBidi"/>
            <w:kern w:val="2"/>
            <w:sz w:val="20"/>
            <w:szCs w:val="20"/>
            <w14:ligatures w14:val="standardContextual"/>
          </w:rPr>
          <w:t>/</w:t>
        </w:r>
        <w:r w:rsidR="007C2D03">
          <w:rPr>
            <w:rFonts w:ascii="Monaco" w:eastAsiaTheme="minorHAnsi" w:hAnsi="Monaco" w:cstheme="minorBidi"/>
            <w:kern w:val="2"/>
            <w:sz w:val="20"/>
            <w:szCs w:val="20"/>
            <w14:ligatures w14:val="standardContextual"/>
          </w:rPr>
          <w:t>projects/academic/</w:t>
        </w:r>
        <w:proofErr w:type="spellStart"/>
        <w:r w:rsidR="007C2D03">
          <w:rPr>
            <w:rFonts w:ascii="Monaco" w:eastAsiaTheme="minorHAnsi" w:hAnsi="Monaco" w:cstheme="minorBidi"/>
            <w:kern w:val="2"/>
            <w:sz w:val="20"/>
            <w:szCs w:val="20"/>
            <w14:ligatures w14:val="standardContextual"/>
          </w:rPr>
          <w:t>mshalfon</w:t>
        </w:r>
        <w:proofErr w:type="spellEnd"/>
        <w:r w:rsidR="007C2D03">
          <w:rPr>
            <w:rFonts w:ascii="Monaco" w:eastAsiaTheme="minorHAnsi" w:hAnsi="Monaco" w:cstheme="minorBidi"/>
            <w:kern w:val="2"/>
            <w:sz w:val="20"/>
            <w:szCs w:val="20"/>
            <w14:ligatures w14:val="standardContextual"/>
          </w:rPr>
          <w:t>/</w:t>
        </w:r>
        <w:proofErr w:type="spellStart"/>
        <w:r w:rsidR="007C2D03">
          <w:rPr>
            <w:rFonts w:ascii="Monaco" w:eastAsiaTheme="minorHAnsi" w:hAnsi="Monaco" w:cstheme="minorBidi"/>
            <w:kern w:val="2"/>
            <w:sz w:val="20"/>
            <w:szCs w:val="20"/>
            <w14:ligatures w14:val="standardContextual"/>
          </w:rPr>
          <w:t>tmp_SCRMshaw</w:t>
        </w:r>
        <w:proofErr w:type="spellEnd"/>
        <w:r w:rsidR="007C2D03" w:rsidDel="007C2D03">
          <w:rPr>
            <w:rFonts w:eastAsiaTheme="minorHAnsi"/>
          </w:rPr>
          <w:t xml:space="preserve"> </w:t>
        </w:r>
      </w:ins>
      <w:del w:id="10" w:author="Marc S. Halfon" w:date="2026-09-27T16:58:00Z" w16du:dateUtc="2026-09-27T20:58:00Z">
        <w:r w:rsidR="009C158D" w:rsidDel="007C2D03">
          <w:rPr>
            <w:rFonts w:eastAsiaTheme="minorHAnsi"/>
          </w:rPr>
          <w:delText>/vscratch/grp-mshalfon</w:delText>
        </w:r>
      </w:del>
      <w:r w:rsidR="009C158D">
        <w:rPr>
          <w:rFonts w:eastAsiaTheme="minorHAnsi"/>
        </w:rPr>
        <w:t>/</w:t>
      </w:r>
      <w:proofErr w:type="spellStart"/>
      <w:r w:rsidR="009C158D">
        <w:rPr>
          <w:rFonts w:eastAsiaTheme="minorHAnsi"/>
          <w:i/>
          <w:iCs/>
        </w:rPr>
        <w:t>my_genome</w:t>
      </w:r>
      <w:proofErr w:type="spellEnd"/>
      <w:r w:rsidR="009C158D">
        <w:rPr>
          <w:rFonts w:eastAsiaTheme="minorHAnsi"/>
          <w:i/>
          <w:iCs/>
        </w:rPr>
        <w:t xml:space="preserve"> </w:t>
      </w:r>
      <w:r w:rsidR="009C158D">
        <w:rPr>
          <w:rFonts w:eastAsiaTheme="minorHAnsi"/>
        </w:rPr>
        <w:t>directory</w:t>
      </w:r>
      <w:r w:rsidR="00535326">
        <w:rPr>
          <w:rFonts w:eastAsiaTheme="minorHAnsi"/>
        </w:rPr>
        <w:t>)</w:t>
      </w:r>
      <w:r w:rsidR="001817D4">
        <w:rPr>
          <w:rFonts w:eastAsiaTheme="minorHAnsi"/>
        </w:rPr>
        <w:t xml:space="preserve">. </w:t>
      </w:r>
      <w:r w:rsidR="001817D4" w:rsidRPr="001817D4">
        <w:rPr>
          <w:rFonts w:eastAsiaTheme="minorHAnsi"/>
        </w:rPr>
        <w:t>The path to the GFF annotation file that was used for SCRMshaw should be entered as a command line argument</w:t>
      </w:r>
      <w:r w:rsidR="0068496A">
        <w:rPr>
          <w:rFonts w:eastAsiaTheme="minorHAnsi"/>
        </w:rPr>
        <w:t xml:space="preserve"> using the “-</w:t>
      </w:r>
      <w:proofErr w:type="spellStart"/>
      <w:r w:rsidR="0068496A">
        <w:rPr>
          <w:rFonts w:eastAsiaTheme="minorHAnsi"/>
        </w:rPr>
        <w:t>i</w:t>
      </w:r>
      <w:proofErr w:type="spellEnd"/>
      <w:r w:rsidR="0068496A">
        <w:rPr>
          <w:rFonts w:eastAsiaTheme="minorHAnsi"/>
        </w:rPr>
        <w:t xml:space="preserve">” flag. If there is no plan to run the </w:t>
      </w:r>
      <w:proofErr w:type="spellStart"/>
      <w:r w:rsidR="0068496A">
        <w:rPr>
          <w:rFonts w:eastAsiaTheme="minorHAnsi"/>
        </w:rPr>
        <w:t>Orthology</w:t>
      </w:r>
      <w:proofErr w:type="spellEnd"/>
      <w:r w:rsidR="0068496A">
        <w:rPr>
          <w:rFonts w:eastAsiaTheme="minorHAnsi"/>
        </w:rPr>
        <w:t xml:space="preserve"> step (Part F), then it is recommended to also include the “-g” flag, which creates GFFv3-formatted results. This option is not necessary if the </w:t>
      </w:r>
      <w:proofErr w:type="spellStart"/>
      <w:r w:rsidR="0068496A">
        <w:rPr>
          <w:rFonts w:eastAsiaTheme="minorHAnsi"/>
        </w:rPr>
        <w:t>Orthology</w:t>
      </w:r>
      <w:proofErr w:type="spellEnd"/>
      <w:r w:rsidR="0068496A">
        <w:rPr>
          <w:rFonts w:eastAsiaTheme="minorHAnsi"/>
        </w:rPr>
        <w:t xml:space="preserve"> step is going to be run.</w:t>
      </w:r>
    </w:p>
    <w:p w14:paraId="49ACBE22" w14:textId="77777777" w:rsidR="00391603" w:rsidRDefault="00391603" w:rsidP="00391603"/>
    <w:p w14:paraId="65B6B9D0" w14:textId="6187CF01" w:rsidR="00BD7090" w:rsidRDefault="00BD7090" w:rsidP="00BD7090">
      <w:pPr>
        <w:ind w:left="900" w:hanging="180"/>
        <w:rPr>
          <w:rFonts w:ascii="Monaco" w:eastAsiaTheme="minorHAnsi" w:hAnsi="Monaco" w:cstheme="minorBidi"/>
          <w:kern w:val="2"/>
          <w:sz w:val="20"/>
          <w:szCs w:val="20"/>
          <w14:ligatures w14:val="standardContextual"/>
        </w:rPr>
      </w:pPr>
      <w:r w:rsidRPr="00BD7090">
        <w:rPr>
          <w:rFonts w:ascii="Monaco" w:eastAsiaTheme="minorHAnsi" w:hAnsi="Monaco" w:cstheme="minorBidi"/>
          <w:kern w:val="2"/>
          <w:sz w:val="20"/>
          <w:szCs w:val="20"/>
          <w14:ligatures w14:val="standardContextual"/>
        </w:rPr>
        <w:t xml:space="preserve">$ </w:t>
      </w:r>
      <w:proofErr w:type="spellStart"/>
      <w:r w:rsidR="00535326">
        <w:rPr>
          <w:rFonts w:ascii="Monaco" w:eastAsiaTheme="minorHAnsi" w:hAnsi="Monaco" w:cstheme="minorBidi"/>
          <w:kern w:val="2"/>
          <w:sz w:val="20"/>
          <w:szCs w:val="20"/>
          <w14:ligatures w14:val="standardContextual"/>
        </w:rPr>
        <w:t>sbatch</w:t>
      </w:r>
      <w:proofErr w:type="spellEnd"/>
      <w:r w:rsidR="00535326">
        <w:rPr>
          <w:rFonts w:ascii="Monaco" w:eastAsiaTheme="minorHAnsi" w:hAnsi="Monaco" w:cstheme="minorBidi"/>
          <w:kern w:val="2"/>
          <w:sz w:val="20"/>
          <w:szCs w:val="20"/>
          <w14:ligatures w14:val="standardContextual"/>
        </w:rPr>
        <w:t xml:space="preserve"> </w:t>
      </w:r>
      <w:r w:rsidRPr="00BD7090">
        <w:rPr>
          <w:rFonts w:ascii="Monaco" w:eastAsiaTheme="minorHAnsi" w:hAnsi="Monaco" w:cstheme="minorBidi"/>
          <w:kern w:val="2"/>
          <w:sz w:val="20"/>
          <w:szCs w:val="20"/>
          <w14:ligatures w14:val="standardContextual"/>
        </w:rPr>
        <w:t>/projects/academic/mshalfon/Scripts/</w:t>
      </w:r>
      <w:r w:rsidR="009C158D" w:rsidRPr="009C158D">
        <w:rPr>
          <w:rFonts w:ascii="Monaco" w:eastAsiaTheme="minorHAnsi" w:hAnsi="Monaco" w:cstheme="minorBidi"/>
          <w:kern w:val="2"/>
          <w:sz w:val="20"/>
          <w:szCs w:val="20"/>
          <w14:ligatures w14:val="standardContextual"/>
        </w:rPr>
        <w:t>Slurm_postProc</w:t>
      </w:r>
      <w:r w:rsidR="007E726A">
        <w:rPr>
          <w:rFonts w:ascii="Monaco" w:eastAsiaTheme="minorHAnsi" w:hAnsi="Monaco" w:cstheme="minorBidi"/>
          <w:kern w:val="2"/>
          <w:sz w:val="20"/>
          <w:szCs w:val="20"/>
          <w14:ligatures w14:val="standardContextual"/>
        </w:rPr>
        <w:t>essing_</w:t>
      </w:r>
      <w:r w:rsidR="00DE603C">
        <w:rPr>
          <w:rFonts w:ascii="Monaco" w:eastAsiaTheme="minorHAnsi" w:hAnsi="Monaco" w:cstheme="minorBidi"/>
          <w:kern w:val="2"/>
          <w:sz w:val="20"/>
          <w:szCs w:val="20"/>
          <w14:ligatures w14:val="standardContextual"/>
        </w:rPr>
        <w:t>HalfonLab</w:t>
      </w:r>
      <w:r w:rsidR="009C158D" w:rsidRPr="009C158D">
        <w:rPr>
          <w:rFonts w:ascii="Monaco" w:eastAsiaTheme="minorHAnsi" w:hAnsi="Monaco" w:cstheme="minorBidi"/>
          <w:kern w:val="2"/>
          <w:sz w:val="20"/>
          <w:szCs w:val="20"/>
          <w14:ligatures w14:val="standardContextual"/>
        </w:rPr>
        <w:t>.sh</w:t>
      </w:r>
      <w:r w:rsidR="00E46962">
        <w:rPr>
          <w:rFonts w:ascii="Monaco" w:eastAsiaTheme="minorHAnsi" w:hAnsi="Monaco" w:cstheme="minorBidi"/>
          <w:kern w:val="2"/>
          <w:sz w:val="20"/>
          <w:szCs w:val="20"/>
          <w14:ligatures w14:val="standardContextual"/>
        </w:rPr>
        <w:t xml:space="preserve"> </w:t>
      </w:r>
      <w:r w:rsidR="0068496A">
        <w:rPr>
          <w:rFonts w:ascii="Monaco" w:eastAsiaTheme="minorHAnsi" w:hAnsi="Monaco" w:cstheme="minorBidi"/>
          <w:kern w:val="2"/>
          <w:sz w:val="20"/>
          <w:szCs w:val="20"/>
          <w14:ligatures w14:val="standardContextual"/>
        </w:rPr>
        <w:t>-</w:t>
      </w:r>
      <w:proofErr w:type="spellStart"/>
      <w:r w:rsidR="0068496A">
        <w:rPr>
          <w:rFonts w:ascii="Monaco" w:eastAsiaTheme="minorHAnsi" w:hAnsi="Monaco" w:cstheme="minorBidi"/>
          <w:kern w:val="2"/>
          <w:sz w:val="20"/>
          <w:szCs w:val="20"/>
          <w14:ligatures w14:val="standardContextual"/>
        </w:rPr>
        <w:t>i</w:t>
      </w:r>
      <w:proofErr w:type="spellEnd"/>
      <w:r w:rsidR="0068496A">
        <w:rPr>
          <w:rFonts w:ascii="Monaco" w:eastAsiaTheme="minorHAnsi" w:hAnsi="Monaco" w:cstheme="minorBidi"/>
          <w:kern w:val="2"/>
          <w:sz w:val="20"/>
          <w:szCs w:val="20"/>
          <w14:ligatures w14:val="standardContextual"/>
        </w:rPr>
        <w:t xml:space="preserve"> </w:t>
      </w:r>
      <w:r w:rsidR="00777E1A">
        <w:rPr>
          <w:rFonts w:ascii="Monaco" w:eastAsiaTheme="minorHAnsi" w:hAnsi="Monaco" w:cstheme="minorBidi"/>
          <w:kern w:val="2"/>
          <w:sz w:val="20"/>
          <w:szCs w:val="20"/>
          <w14:ligatures w14:val="standardContextual"/>
        </w:rPr>
        <w:t>/</w:t>
      </w:r>
      <w:r w:rsidR="001817D4" w:rsidRPr="003F0CE9">
        <w:rPr>
          <w:rFonts w:ascii="Monaco" w:eastAsiaTheme="minorHAnsi" w:hAnsi="Monaco" w:cstheme="minorBidi"/>
          <w:kern w:val="2"/>
          <w:sz w:val="20"/>
          <w:szCs w:val="20"/>
          <w14:ligatures w14:val="standardContextual"/>
        </w:rPr>
        <w:t>projects/academic/</w:t>
      </w:r>
      <w:proofErr w:type="spellStart"/>
      <w:r w:rsidR="001817D4" w:rsidRPr="003F0CE9">
        <w:rPr>
          <w:rFonts w:ascii="Monaco" w:eastAsiaTheme="minorHAnsi" w:hAnsi="Monaco" w:cstheme="minorBidi"/>
          <w:kern w:val="2"/>
          <w:sz w:val="20"/>
          <w:szCs w:val="20"/>
          <w14:ligatures w14:val="standardContextual"/>
        </w:rPr>
        <w:t>mshalfon</w:t>
      </w:r>
      <w:proofErr w:type="spellEnd"/>
      <w:r w:rsidR="001817D4">
        <w:rPr>
          <w:rFonts w:ascii="Monaco" w:eastAsiaTheme="minorHAnsi" w:hAnsi="Monaco" w:cstheme="minorBidi"/>
          <w:kern w:val="2"/>
          <w:sz w:val="20"/>
          <w:szCs w:val="20"/>
          <w14:ligatures w14:val="standardContextual"/>
        </w:rPr>
        <w:t>/genomes/</w:t>
      </w:r>
      <w:proofErr w:type="spellStart"/>
      <w:r w:rsidR="001817D4" w:rsidRPr="001817D4">
        <w:rPr>
          <w:rFonts w:ascii="Monaco" w:eastAsiaTheme="minorHAnsi" w:hAnsi="Monaco" w:cstheme="minorBidi"/>
          <w:i/>
          <w:iCs/>
          <w:kern w:val="2"/>
          <w:sz w:val="20"/>
          <w:szCs w:val="20"/>
          <w14:ligatures w14:val="standardContextual"/>
        </w:rPr>
        <w:t>my_genome</w:t>
      </w:r>
      <w:proofErr w:type="spellEnd"/>
      <w:r w:rsidR="001817D4">
        <w:rPr>
          <w:rFonts w:ascii="Monaco" w:eastAsiaTheme="minorHAnsi" w:hAnsi="Monaco" w:cstheme="minorBidi"/>
          <w:kern w:val="2"/>
          <w:sz w:val="20"/>
          <w:szCs w:val="20"/>
          <w14:ligatures w14:val="standardContextual"/>
        </w:rPr>
        <w:t>/</w:t>
      </w:r>
      <w:proofErr w:type="spellStart"/>
      <w:r w:rsidR="001817D4" w:rsidRPr="001817D4">
        <w:rPr>
          <w:rFonts w:ascii="Monaco" w:eastAsiaTheme="minorHAnsi" w:hAnsi="Monaco" w:cstheme="minorBidi"/>
          <w:i/>
          <w:iCs/>
          <w:kern w:val="2"/>
          <w:sz w:val="20"/>
          <w:szCs w:val="20"/>
          <w14:ligatures w14:val="standardContextual"/>
        </w:rPr>
        <w:t>my_genome.gff</w:t>
      </w:r>
      <w:proofErr w:type="spellEnd"/>
    </w:p>
    <w:p w14:paraId="26BB2090" w14:textId="77777777" w:rsidR="00391603" w:rsidRDefault="00391603" w:rsidP="00391603">
      <w:pPr>
        <w:ind w:left="720"/>
        <w:rPr>
          <w:rFonts w:asciiTheme="minorHAnsi" w:eastAsiaTheme="minorHAnsi" w:hAnsiTheme="minorHAnsi" w:cstheme="minorBidi"/>
          <w:kern w:val="2"/>
          <w14:ligatures w14:val="standardContextual"/>
        </w:rPr>
      </w:pPr>
    </w:p>
    <w:p w14:paraId="247B8FFB" w14:textId="65605FF1" w:rsidR="00391603" w:rsidRDefault="00391603" w:rsidP="00391603">
      <w:pPr>
        <w:ind w:left="720"/>
        <w:rPr>
          <w:rFonts w:asciiTheme="minorHAnsi" w:eastAsiaTheme="minorHAnsi" w:hAnsiTheme="minorHAnsi" w:cstheme="minorBidi"/>
          <w:kern w:val="2"/>
          <w14:ligatures w14:val="standardContextual"/>
        </w:rPr>
      </w:pPr>
      <w:r w:rsidRPr="00825215">
        <w:rPr>
          <w:rFonts w:asciiTheme="minorHAnsi" w:eastAsiaTheme="minorHAnsi" w:hAnsiTheme="minorHAnsi" w:cstheme="minorBidi"/>
          <w:kern w:val="2"/>
          <w14:ligatures w14:val="standardContextual"/>
        </w:rPr>
        <w:t xml:space="preserve">(If you want email notification when the job completes, first </w:t>
      </w:r>
      <w:r w:rsidR="009451E8" w:rsidRPr="00825215">
        <w:rPr>
          <w:rFonts w:asciiTheme="minorHAnsi" w:eastAsiaTheme="minorHAnsi" w:hAnsiTheme="minorHAnsi" w:cstheme="minorBidi"/>
          <w:kern w:val="2"/>
          <w14:ligatures w14:val="standardContextual"/>
        </w:rPr>
        <w:t xml:space="preserve">copy the script to your own directory and then </w:t>
      </w:r>
      <w:r w:rsidRPr="00825215">
        <w:rPr>
          <w:rFonts w:asciiTheme="minorHAnsi" w:eastAsiaTheme="minorHAnsi" w:hAnsiTheme="minorHAnsi" w:cstheme="minorBidi"/>
          <w:kern w:val="2"/>
          <w14:ligatures w14:val="standardContextual"/>
        </w:rPr>
        <w:t>edit the “#SBATCH --mail-user” line.)</w:t>
      </w:r>
    </w:p>
    <w:p w14:paraId="42649886" w14:textId="77777777" w:rsidR="00825215" w:rsidRDefault="00825215" w:rsidP="00391603">
      <w:pPr>
        <w:ind w:left="720"/>
        <w:rPr>
          <w:rFonts w:asciiTheme="minorHAnsi" w:eastAsiaTheme="minorHAnsi" w:hAnsiTheme="minorHAnsi" w:cstheme="minorBidi"/>
          <w:kern w:val="2"/>
          <w14:ligatures w14:val="standardContextual"/>
        </w:rPr>
      </w:pPr>
    </w:p>
    <w:p w14:paraId="5359C972" w14:textId="27F16FFF" w:rsidR="00825215" w:rsidRPr="00825215" w:rsidRDefault="00825215" w:rsidP="00391603">
      <w:pPr>
        <w:ind w:left="720"/>
        <w:rPr>
          <w:rFonts w:eastAsiaTheme="minorHAnsi"/>
        </w:rPr>
      </w:pPr>
      <w:r w:rsidRPr="00825215">
        <w:rPr>
          <w:rFonts w:eastAsiaTheme="minorHAnsi"/>
        </w:rPr>
        <w:t xml:space="preserve">For a description of the files that will be created from this step, see the extended protocol at </w:t>
      </w:r>
      <w:r w:rsidRPr="00825215">
        <w:rPr>
          <w:rFonts w:eastAsiaTheme="minorHAnsi"/>
          <w:i/>
          <w:iCs/>
        </w:rPr>
        <w:t>protocols.io</w:t>
      </w:r>
      <w:r w:rsidRPr="00825215">
        <w:rPr>
          <w:rFonts w:eastAsiaTheme="minorHAnsi"/>
        </w:rPr>
        <w:t>.</w:t>
      </w:r>
    </w:p>
    <w:p w14:paraId="2F043E73" w14:textId="77777777" w:rsidR="00A27AD1" w:rsidRDefault="00A27AD1" w:rsidP="00A27AD1">
      <w:pPr>
        <w:ind w:left="360"/>
        <w:rPr>
          <w:rFonts w:asciiTheme="minorHAnsi" w:eastAsiaTheme="minorHAnsi" w:hAnsiTheme="minorHAnsi" w:cstheme="minorBidi"/>
          <w:kern w:val="2"/>
          <w14:ligatures w14:val="standardContextual"/>
        </w:rPr>
      </w:pPr>
    </w:p>
    <w:p w14:paraId="7346D84D" w14:textId="77777777" w:rsidR="00D043B1" w:rsidRDefault="00D043B1" w:rsidP="00A27AD1">
      <w:pPr>
        <w:ind w:left="360"/>
        <w:rPr>
          <w:rFonts w:asciiTheme="minorHAnsi" w:eastAsiaTheme="minorHAnsi" w:hAnsiTheme="minorHAnsi" w:cstheme="minorBidi"/>
          <w:kern w:val="2"/>
          <w14:ligatures w14:val="standardContextual"/>
        </w:rPr>
      </w:pPr>
    </w:p>
    <w:p w14:paraId="06FB1C50" w14:textId="5BE1B292" w:rsidR="00D043B1" w:rsidRPr="005D2193" w:rsidRDefault="00D043B1" w:rsidP="00D043B1">
      <w:pPr>
        <w:rPr>
          <w:rFonts w:asciiTheme="minorHAnsi" w:hAnsiTheme="minorHAnsi" w:cstheme="minorHAnsi"/>
          <w:b/>
          <w:bCs/>
          <w:sz w:val="28"/>
          <w:szCs w:val="28"/>
        </w:rPr>
      </w:pPr>
      <w:r w:rsidRPr="005D2193">
        <w:rPr>
          <w:rFonts w:asciiTheme="minorHAnsi" w:hAnsiTheme="minorHAnsi" w:cstheme="minorHAnsi"/>
          <w:b/>
          <w:bCs/>
          <w:sz w:val="28"/>
          <w:szCs w:val="28"/>
        </w:rPr>
        <w:t xml:space="preserve">Part </w:t>
      </w:r>
      <w:r>
        <w:rPr>
          <w:rFonts w:asciiTheme="minorHAnsi" w:hAnsiTheme="minorHAnsi" w:cstheme="minorHAnsi"/>
          <w:b/>
          <w:bCs/>
          <w:sz w:val="28"/>
          <w:szCs w:val="28"/>
        </w:rPr>
        <w:t>F</w:t>
      </w:r>
      <w:r w:rsidRPr="005D2193">
        <w:rPr>
          <w:rFonts w:asciiTheme="minorHAnsi" w:hAnsiTheme="minorHAnsi" w:cstheme="minorHAnsi"/>
          <w:b/>
          <w:bCs/>
          <w:sz w:val="28"/>
          <w:szCs w:val="28"/>
        </w:rPr>
        <w:t xml:space="preserve">: </w:t>
      </w:r>
      <w:proofErr w:type="spellStart"/>
      <w:r>
        <w:rPr>
          <w:rFonts w:asciiTheme="minorHAnsi" w:hAnsiTheme="minorHAnsi" w:cstheme="minorHAnsi"/>
          <w:b/>
          <w:bCs/>
          <w:sz w:val="28"/>
          <w:szCs w:val="28"/>
        </w:rPr>
        <w:t>Orthology</w:t>
      </w:r>
      <w:proofErr w:type="spellEnd"/>
    </w:p>
    <w:p w14:paraId="0FDC06BC" w14:textId="77777777" w:rsidR="00D043B1" w:rsidRDefault="00D043B1" w:rsidP="00A27AD1">
      <w:pPr>
        <w:ind w:left="360"/>
        <w:rPr>
          <w:rFonts w:asciiTheme="minorHAnsi" w:eastAsiaTheme="minorHAnsi" w:hAnsiTheme="minorHAnsi" w:cstheme="minorBidi"/>
          <w:kern w:val="2"/>
          <w14:ligatures w14:val="standardContextual"/>
        </w:rPr>
      </w:pPr>
    </w:p>
    <w:p w14:paraId="3BA54624" w14:textId="10EA86CD" w:rsidR="00E52DE0" w:rsidRPr="00E52DE0" w:rsidRDefault="00E52DE0" w:rsidP="00E52DE0">
      <w:pPr>
        <w:pStyle w:val="ListParagraph"/>
        <w:numPr>
          <w:ilvl w:val="0"/>
          <w:numId w:val="10"/>
        </w:numPr>
        <w:rPr>
          <w:rFonts w:eastAsiaTheme="minorHAnsi"/>
        </w:rPr>
      </w:pPr>
      <w:r w:rsidRPr="00E52DE0">
        <w:rPr>
          <w:rFonts w:eastAsiaTheme="minorHAnsi"/>
        </w:rPr>
        <w:t xml:space="preserve">Create a new subdirectory in the </w:t>
      </w:r>
      <w:del w:id="11" w:author="Marc S. Halfon" w:date="2026-09-27T16:58:00Z" w16du:dateUtc="2026-09-27T20:58:00Z">
        <w:r w:rsidRPr="00E52DE0" w:rsidDel="007C2D03">
          <w:rPr>
            <w:rFonts w:eastAsiaTheme="minorHAnsi"/>
          </w:rPr>
          <w:delText xml:space="preserve">scratch </w:delText>
        </w:r>
      </w:del>
      <w:r w:rsidRPr="00E52DE0">
        <w:rPr>
          <w:rFonts w:eastAsiaTheme="minorHAnsi"/>
        </w:rPr>
        <w:t>project directory. This directory should be named “</w:t>
      </w:r>
      <w:proofErr w:type="spellStart"/>
      <w:r w:rsidRPr="00E52DE0">
        <w:rPr>
          <w:rFonts w:eastAsiaTheme="minorHAnsi"/>
        </w:rPr>
        <w:t>Project_OM</w:t>
      </w:r>
      <w:proofErr w:type="spellEnd"/>
      <w:r w:rsidRPr="00E52DE0">
        <w:rPr>
          <w:rFonts w:eastAsiaTheme="minorHAnsi"/>
        </w:rPr>
        <w:t>” and must be empty.</w:t>
      </w:r>
    </w:p>
    <w:p w14:paraId="33F2EAAB" w14:textId="77777777" w:rsidR="00E52DE0" w:rsidRDefault="00E52DE0" w:rsidP="00E52DE0">
      <w:pPr>
        <w:rPr>
          <w:rFonts w:asciiTheme="minorHAnsi" w:eastAsiaTheme="minorHAnsi" w:hAnsiTheme="minorHAnsi" w:cstheme="minorBidi"/>
          <w:kern w:val="2"/>
          <w14:ligatures w14:val="standardContextual"/>
        </w:rPr>
      </w:pPr>
    </w:p>
    <w:p w14:paraId="66EBBE9C" w14:textId="0BE1FC2B" w:rsidR="00E52DE0" w:rsidRPr="00E52DE0" w:rsidRDefault="00E52DE0" w:rsidP="00E52DE0">
      <w:pPr>
        <w:ind w:left="720"/>
        <w:rPr>
          <w:rFonts w:asciiTheme="minorHAnsi" w:eastAsiaTheme="minorHAnsi" w:hAnsiTheme="minorHAnsi" w:cstheme="minorBidi"/>
        </w:rPr>
      </w:pPr>
      <w:r w:rsidRPr="00E52DE0">
        <w:rPr>
          <w:rFonts w:asciiTheme="minorHAnsi" w:eastAsiaTheme="minorHAnsi" w:hAnsiTheme="minorHAnsi" w:cstheme="minorBidi"/>
        </w:rPr>
        <w:t xml:space="preserve">$ cd </w:t>
      </w:r>
      <w:ins w:id="12" w:author="Marc S. Halfon" w:date="2026-09-27T16:59:00Z" w16du:dateUtc="2026-09-27T20:59:00Z">
        <w:r w:rsidR="007C2D03" w:rsidRPr="00120830">
          <w:rPr>
            <w:rFonts w:ascii="Monaco" w:eastAsiaTheme="minorHAnsi" w:hAnsi="Monaco" w:cstheme="minorBidi"/>
            <w:kern w:val="2"/>
            <w:sz w:val="20"/>
            <w:szCs w:val="20"/>
            <w14:ligatures w14:val="standardContextual"/>
          </w:rPr>
          <w:t>/</w:t>
        </w:r>
        <w:r w:rsidR="007C2D03">
          <w:rPr>
            <w:rFonts w:ascii="Monaco" w:eastAsiaTheme="minorHAnsi" w:hAnsi="Monaco" w:cstheme="minorBidi"/>
            <w:kern w:val="2"/>
            <w:sz w:val="20"/>
            <w:szCs w:val="20"/>
            <w14:ligatures w14:val="standardContextual"/>
          </w:rPr>
          <w:t>projects/academic/</w:t>
        </w:r>
        <w:proofErr w:type="spellStart"/>
        <w:r w:rsidR="007C2D03">
          <w:rPr>
            <w:rFonts w:ascii="Monaco" w:eastAsiaTheme="minorHAnsi" w:hAnsi="Monaco" w:cstheme="minorBidi"/>
            <w:kern w:val="2"/>
            <w:sz w:val="20"/>
            <w:szCs w:val="20"/>
            <w14:ligatures w14:val="standardContextual"/>
          </w:rPr>
          <w:t>mshalfon</w:t>
        </w:r>
        <w:proofErr w:type="spellEnd"/>
        <w:r w:rsidR="007C2D03">
          <w:rPr>
            <w:rFonts w:ascii="Monaco" w:eastAsiaTheme="minorHAnsi" w:hAnsi="Monaco" w:cstheme="minorBidi"/>
            <w:kern w:val="2"/>
            <w:sz w:val="20"/>
            <w:szCs w:val="20"/>
            <w14:ligatures w14:val="standardContextual"/>
          </w:rPr>
          <w:t>/</w:t>
        </w:r>
        <w:proofErr w:type="spellStart"/>
        <w:r w:rsidR="007C2D03">
          <w:rPr>
            <w:rFonts w:ascii="Monaco" w:eastAsiaTheme="minorHAnsi" w:hAnsi="Monaco" w:cstheme="minorBidi"/>
            <w:kern w:val="2"/>
            <w:sz w:val="20"/>
            <w:szCs w:val="20"/>
            <w14:ligatures w14:val="standardContextual"/>
          </w:rPr>
          <w:t>tmp_SCRMshaw</w:t>
        </w:r>
        <w:proofErr w:type="spellEnd"/>
        <w:r w:rsidR="007C2D03">
          <w:rPr>
            <w:rFonts w:ascii="Monaco" w:eastAsiaTheme="minorHAnsi" w:hAnsi="Monaco" w:cstheme="minorBidi"/>
            <w:kern w:val="2"/>
            <w:sz w:val="20"/>
            <w:szCs w:val="20"/>
            <w14:ligatures w14:val="standardContextual"/>
          </w:rPr>
          <w:t>/</w:t>
        </w:r>
        <w:proofErr w:type="spellStart"/>
        <w:r w:rsidR="007C2D03" w:rsidRPr="007C2D03">
          <w:rPr>
            <w:rFonts w:ascii="Monaco" w:eastAsiaTheme="minorHAnsi" w:hAnsi="Monaco" w:cstheme="minorBidi"/>
            <w:i/>
            <w:iCs/>
            <w:kern w:val="2"/>
            <w:sz w:val="20"/>
            <w:szCs w:val="20"/>
            <w14:ligatures w14:val="standardContextual"/>
            <w:rPrChange w:id="13" w:author="Marc S. Halfon" w:date="2026-09-27T16:59:00Z" w16du:dateUtc="2026-09-27T20:59:00Z">
              <w:rPr>
                <w:rFonts w:ascii="Monaco" w:eastAsiaTheme="minorHAnsi" w:hAnsi="Monaco" w:cstheme="minorBidi"/>
                <w:kern w:val="2"/>
                <w:sz w:val="20"/>
                <w:szCs w:val="20"/>
                <w14:ligatures w14:val="standardContextual"/>
              </w:rPr>
            </w:rPrChange>
          </w:rPr>
          <w:t>my_genome</w:t>
        </w:r>
      </w:ins>
      <w:proofErr w:type="spellEnd"/>
      <w:del w:id="14" w:author="Marc S. Halfon" w:date="2026-09-27T16:59:00Z" w16du:dateUtc="2026-09-27T20:59:00Z">
        <w:r w:rsidRPr="00E52DE0" w:rsidDel="007C2D03">
          <w:rPr>
            <w:rFonts w:asciiTheme="minorHAnsi" w:eastAsiaTheme="minorHAnsi" w:hAnsiTheme="minorHAnsi" w:cstheme="minorBidi"/>
          </w:rPr>
          <w:delText>/vscratch/grp-mshalfon/</w:delText>
        </w:r>
        <w:r w:rsidRPr="00E52DE0" w:rsidDel="007C2D03">
          <w:rPr>
            <w:rFonts w:asciiTheme="minorHAnsi" w:eastAsiaTheme="minorHAnsi" w:hAnsiTheme="minorHAnsi" w:cstheme="minorBidi"/>
            <w:i/>
            <w:iCs/>
          </w:rPr>
          <w:delText>my_genome</w:delText>
        </w:r>
      </w:del>
    </w:p>
    <w:p w14:paraId="7CFC5DE1" w14:textId="77777777" w:rsidR="00E52DE0" w:rsidRPr="00E52DE0" w:rsidRDefault="00E52DE0" w:rsidP="00E52DE0">
      <w:pPr>
        <w:ind w:left="720"/>
        <w:rPr>
          <w:rFonts w:asciiTheme="minorHAnsi" w:eastAsiaTheme="minorHAnsi" w:hAnsiTheme="minorHAnsi" w:cstheme="minorBidi"/>
        </w:rPr>
      </w:pPr>
      <w:r w:rsidRPr="00E52DE0">
        <w:rPr>
          <w:rFonts w:asciiTheme="minorHAnsi" w:eastAsiaTheme="minorHAnsi" w:hAnsiTheme="minorHAnsi" w:cstheme="minorBidi"/>
        </w:rPr>
        <w:t xml:space="preserve">$ </w:t>
      </w:r>
      <w:proofErr w:type="spellStart"/>
      <w:r w:rsidRPr="00E52DE0">
        <w:rPr>
          <w:rFonts w:asciiTheme="minorHAnsi" w:eastAsiaTheme="minorHAnsi" w:hAnsiTheme="minorHAnsi" w:cstheme="minorBidi"/>
        </w:rPr>
        <w:t>mkdir</w:t>
      </w:r>
      <w:proofErr w:type="spellEnd"/>
      <w:r w:rsidRPr="00E52DE0">
        <w:rPr>
          <w:rFonts w:asciiTheme="minorHAnsi" w:eastAsiaTheme="minorHAnsi" w:hAnsiTheme="minorHAnsi" w:cstheme="minorBidi"/>
        </w:rPr>
        <w:t xml:space="preserve"> </w:t>
      </w:r>
      <w:proofErr w:type="spellStart"/>
      <w:r w:rsidRPr="00E52DE0">
        <w:rPr>
          <w:rFonts w:asciiTheme="minorHAnsi" w:eastAsiaTheme="minorHAnsi" w:hAnsiTheme="minorHAnsi" w:cstheme="minorBidi"/>
        </w:rPr>
        <w:t>Project_OM</w:t>
      </w:r>
      <w:proofErr w:type="spellEnd"/>
    </w:p>
    <w:p w14:paraId="2E41FF1C" w14:textId="77777777" w:rsidR="00E52DE0" w:rsidRDefault="00E52DE0" w:rsidP="00E52DE0">
      <w:pPr>
        <w:rPr>
          <w:rFonts w:asciiTheme="minorHAnsi" w:eastAsiaTheme="minorHAnsi" w:hAnsiTheme="minorHAnsi" w:cstheme="minorBidi"/>
          <w:kern w:val="2"/>
          <w14:ligatures w14:val="standardContextual"/>
        </w:rPr>
      </w:pPr>
    </w:p>
    <w:p w14:paraId="1F2D51CC" w14:textId="1F9B58AB" w:rsidR="00E52DE0" w:rsidRPr="00E52DE0" w:rsidRDefault="00E52DE0" w:rsidP="00E52DE0">
      <w:pPr>
        <w:pStyle w:val="ListParagraph"/>
        <w:numPr>
          <w:ilvl w:val="0"/>
          <w:numId w:val="10"/>
        </w:numPr>
        <w:rPr>
          <w:rFonts w:eastAsiaTheme="minorHAnsi"/>
        </w:rPr>
      </w:pPr>
      <w:r w:rsidRPr="00E52DE0">
        <w:rPr>
          <w:rFonts w:eastAsiaTheme="minorHAnsi"/>
        </w:rPr>
        <w:t>Navigate to the “</w:t>
      </w:r>
      <w:proofErr w:type="spellStart"/>
      <w:r w:rsidRPr="00E52DE0">
        <w:rPr>
          <w:rFonts w:eastAsiaTheme="minorHAnsi"/>
        </w:rPr>
        <w:t>Project_OM</w:t>
      </w:r>
      <w:proofErr w:type="spellEnd"/>
      <w:r w:rsidRPr="00E52DE0">
        <w:rPr>
          <w:rFonts w:eastAsiaTheme="minorHAnsi"/>
        </w:rPr>
        <w:t>” directory</w:t>
      </w:r>
    </w:p>
    <w:p w14:paraId="24784EEC" w14:textId="77777777" w:rsidR="00E52DE0" w:rsidRDefault="00E52DE0" w:rsidP="00E52DE0">
      <w:pPr>
        <w:ind w:left="360"/>
        <w:rPr>
          <w:rFonts w:asciiTheme="minorHAnsi" w:eastAsiaTheme="minorHAnsi" w:hAnsiTheme="minorHAnsi" w:cstheme="minorBidi"/>
          <w:kern w:val="2"/>
          <w14:ligatures w14:val="standardContextual"/>
        </w:rPr>
      </w:pPr>
    </w:p>
    <w:p w14:paraId="19B67722" w14:textId="265CC913" w:rsidR="00E52DE0" w:rsidRPr="00E52DE0" w:rsidRDefault="00E52DE0" w:rsidP="00E52DE0">
      <w:pPr>
        <w:ind w:left="720"/>
        <w:rPr>
          <w:rFonts w:asciiTheme="minorHAnsi" w:eastAsiaTheme="minorHAnsi" w:hAnsiTheme="minorHAnsi" w:cstheme="minorBidi"/>
        </w:rPr>
      </w:pPr>
      <w:r w:rsidRPr="00E52DE0">
        <w:rPr>
          <w:rFonts w:asciiTheme="minorHAnsi" w:eastAsiaTheme="minorHAnsi" w:hAnsiTheme="minorHAnsi" w:cstheme="minorBidi"/>
        </w:rPr>
        <w:t xml:space="preserve">$cd </w:t>
      </w:r>
      <w:proofErr w:type="spellStart"/>
      <w:r w:rsidRPr="00E52DE0">
        <w:rPr>
          <w:rFonts w:asciiTheme="minorHAnsi" w:eastAsiaTheme="minorHAnsi" w:hAnsiTheme="minorHAnsi" w:cstheme="minorBidi"/>
        </w:rPr>
        <w:t>Project_OM</w:t>
      </w:r>
      <w:proofErr w:type="spellEnd"/>
    </w:p>
    <w:p w14:paraId="12CC235E" w14:textId="77777777" w:rsidR="00E52DE0" w:rsidRDefault="00E52DE0" w:rsidP="00E52DE0">
      <w:pPr>
        <w:ind w:left="360"/>
        <w:rPr>
          <w:rFonts w:asciiTheme="minorHAnsi" w:eastAsiaTheme="minorHAnsi" w:hAnsiTheme="minorHAnsi" w:cstheme="minorBidi"/>
          <w:kern w:val="2"/>
          <w14:ligatures w14:val="standardContextual"/>
        </w:rPr>
      </w:pPr>
    </w:p>
    <w:p w14:paraId="4452E6D5" w14:textId="1EDC469B" w:rsidR="00E52DE0" w:rsidRDefault="00E52DE0" w:rsidP="00E52DE0">
      <w:pPr>
        <w:pStyle w:val="ListParagraph"/>
        <w:numPr>
          <w:ilvl w:val="0"/>
          <w:numId w:val="10"/>
        </w:numPr>
        <w:rPr>
          <w:rFonts w:eastAsiaTheme="minorHAnsi"/>
        </w:rPr>
      </w:pPr>
      <w:r w:rsidRPr="00E52DE0">
        <w:rPr>
          <w:rFonts w:eastAsiaTheme="minorHAnsi"/>
        </w:rPr>
        <w:t>Run the “ortholog</w:t>
      </w:r>
      <w:r w:rsidR="009F7BE7">
        <w:rPr>
          <w:rFonts w:eastAsiaTheme="minorHAnsi"/>
        </w:rPr>
        <w:t>er</w:t>
      </w:r>
      <w:r w:rsidRPr="00E52DE0">
        <w:rPr>
          <w:rFonts w:eastAsiaTheme="minorHAnsi"/>
        </w:rPr>
        <w:t xml:space="preserve">_slurm.sh” script from this directory. The path to protein </w:t>
      </w:r>
      <w:proofErr w:type="spellStart"/>
      <w:r w:rsidRPr="00E52DE0">
        <w:rPr>
          <w:rFonts w:eastAsiaTheme="minorHAnsi"/>
        </w:rPr>
        <w:t>fasta</w:t>
      </w:r>
      <w:proofErr w:type="spellEnd"/>
      <w:r w:rsidRPr="00E52DE0">
        <w:rPr>
          <w:rFonts w:eastAsiaTheme="minorHAnsi"/>
        </w:rPr>
        <w:t xml:space="preserve"> for your genome (from step A6) must go on the command line.</w:t>
      </w:r>
    </w:p>
    <w:p w14:paraId="121433D6" w14:textId="77777777" w:rsidR="00E52DE0" w:rsidRDefault="00E52DE0" w:rsidP="00E52DE0">
      <w:pPr>
        <w:rPr>
          <w:rFonts w:eastAsiaTheme="minorHAnsi"/>
        </w:rPr>
      </w:pPr>
    </w:p>
    <w:p w14:paraId="4B611122" w14:textId="1FA8440F" w:rsidR="00E52DE0" w:rsidRDefault="00E52DE0" w:rsidP="00E52DE0">
      <w:pPr>
        <w:ind w:left="720"/>
        <w:rPr>
          <w:rFonts w:ascii="Monaco" w:eastAsiaTheme="minorHAnsi" w:hAnsi="Monaco" w:cstheme="minorBidi"/>
          <w:kern w:val="2"/>
          <w:sz w:val="20"/>
          <w:szCs w:val="20"/>
          <w14:ligatures w14:val="standardContextual"/>
        </w:rPr>
      </w:pPr>
      <w:r w:rsidRPr="00E52DE0">
        <w:rPr>
          <w:rFonts w:ascii="Monaco" w:eastAsiaTheme="minorHAnsi" w:hAnsi="Monaco" w:cstheme="minorBidi"/>
          <w:kern w:val="2"/>
          <w:sz w:val="20"/>
          <w:szCs w:val="20"/>
          <w14:ligatures w14:val="standardContextual"/>
        </w:rPr>
        <w:t xml:space="preserve">$ </w:t>
      </w:r>
      <w:proofErr w:type="spellStart"/>
      <w:r w:rsidRPr="00E52DE0">
        <w:rPr>
          <w:rFonts w:ascii="Monaco" w:eastAsiaTheme="minorHAnsi" w:hAnsi="Monaco" w:cstheme="minorBidi"/>
          <w:kern w:val="2"/>
          <w:sz w:val="20"/>
          <w:szCs w:val="20"/>
          <w14:ligatures w14:val="standardContextual"/>
        </w:rPr>
        <w:t>sbatch</w:t>
      </w:r>
      <w:proofErr w:type="spellEnd"/>
      <w:r w:rsidRPr="00E52DE0">
        <w:rPr>
          <w:rFonts w:ascii="Monaco" w:eastAsiaTheme="minorHAnsi" w:hAnsi="Monaco" w:cstheme="minorBidi"/>
          <w:kern w:val="2"/>
          <w:sz w:val="20"/>
          <w:szCs w:val="20"/>
          <w14:ligatures w14:val="standardContextual"/>
        </w:rPr>
        <w:t xml:space="preserve"> </w:t>
      </w:r>
      <w:r w:rsidR="00777E1A" w:rsidRPr="00E52DE0">
        <w:rPr>
          <w:rFonts w:ascii="Monaco" w:eastAsiaTheme="minorHAnsi" w:hAnsi="Monaco" w:cstheme="minorBidi"/>
          <w:kern w:val="2"/>
          <w:sz w:val="20"/>
          <w:szCs w:val="20"/>
          <w14:ligatures w14:val="standardContextual"/>
        </w:rPr>
        <w:t>/projects/academic/mshalfon/</w:t>
      </w:r>
      <w:r w:rsidR="00777E1A">
        <w:rPr>
          <w:rFonts w:ascii="Monaco" w:eastAsiaTheme="minorHAnsi" w:hAnsi="Monaco" w:cstheme="minorBidi"/>
          <w:kern w:val="2"/>
          <w:sz w:val="20"/>
          <w:szCs w:val="20"/>
          <w14:ligatures w14:val="standardContextual"/>
        </w:rPr>
        <w:t>Scripts/</w:t>
      </w:r>
      <w:r w:rsidRPr="00E52DE0">
        <w:rPr>
          <w:rFonts w:ascii="Monaco" w:eastAsiaTheme="minorHAnsi" w:hAnsi="Monaco" w:cstheme="minorBidi"/>
          <w:kern w:val="2"/>
          <w:sz w:val="20"/>
          <w:szCs w:val="20"/>
          <w14:ligatures w14:val="standardContextual"/>
        </w:rPr>
        <w:t>ortholog</w:t>
      </w:r>
      <w:r w:rsidR="00F242D3">
        <w:rPr>
          <w:rFonts w:ascii="Monaco" w:eastAsiaTheme="minorHAnsi" w:hAnsi="Monaco" w:cstheme="minorBidi"/>
          <w:kern w:val="2"/>
          <w:sz w:val="20"/>
          <w:szCs w:val="20"/>
          <w14:ligatures w14:val="standardContextual"/>
        </w:rPr>
        <w:t>er</w:t>
      </w:r>
      <w:r w:rsidRPr="00E52DE0">
        <w:rPr>
          <w:rFonts w:ascii="Monaco" w:eastAsiaTheme="minorHAnsi" w:hAnsi="Monaco" w:cstheme="minorBidi"/>
          <w:kern w:val="2"/>
          <w:sz w:val="20"/>
          <w:szCs w:val="20"/>
          <w14:ligatures w14:val="standardContextual"/>
        </w:rPr>
        <w:t>_slurm.sh /projects/academic/mshalfon/genomes/</w:t>
      </w:r>
      <w:del w:id="15" w:author="Marc S. Halfon" w:date="2026-09-27T17:01:00Z" w16du:dateUtc="2026-09-27T21:01:00Z">
        <w:r w:rsidRPr="006F3FC8" w:rsidDel="007C2D03">
          <w:rPr>
            <w:rFonts w:ascii="Monaco" w:eastAsiaTheme="minorHAnsi" w:hAnsi="Monaco" w:cstheme="minorBidi"/>
            <w:i/>
            <w:iCs/>
            <w:kern w:val="2"/>
            <w:sz w:val="20"/>
            <w:szCs w:val="20"/>
            <w14:ligatures w14:val="standardContextual"/>
          </w:rPr>
          <w:delText>my_new_genome</w:delText>
        </w:r>
      </w:del>
      <w:ins w:id="16" w:author="Marc S. Halfon" w:date="2026-09-27T17:01:00Z" w16du:dateUtc="2026-09-27T21:01:00Z">
        <w:r w:rsidR="007C2D03">
          <w:rPr>
            <w:rFonts w:ascii="Monaco" w:eastAsiaTheme="minorHAnsi" w:hAnsi="Monaco" w:cstheme="minorBidi"/>
            <w:i/>
            <w:iCs/>
            <w:kern w:val="2"/>
            <w:sz w:val="20"/>
            <w:szCs w:val="20"/>
            <w14:ligatures w14:val="standardContextual"/>
          </w:rPr>
          <w:t>my_genome</w:t>
        </w:r>
      </w:ins>
      <w:r w:rsidRPr="00E52DE0">
        <w:rPr>
          <w:rFonts w:ascii="Monaco" w:eastAsiaTheme="minorHAnsi" w:hAnsi="Monaco" w:cstheme="minorBidi"/>
          <w:kern w:val="2"/>
          <w:sz w:val="20"/>
          <w:szCs w:val="20"/>
          <w14:ligatures w14:val="standardContextual"/>
        </w:rPr>
        <w:t>/</w:t>
      </w:r>
      <w:del w:id="17" w:author="Marc S. Halfon" w:date="2026-09-27T17:01:00Z" w16du:dateUtc="2026-09-27T21:01:00Z">
        <w:r w:rsidRPr="006F3FC8" w:rsidDel="007C2D03">
          <w:rPr>
            <w:rFonts w:ascii="Monaco" w:eastAsiaTheme="minorHAnsi" w:hAnsi="Monaco" w:cstheme="minorBidi"/>
            <w:i/>
            <w:iCs/>
            <w:kern w:val="2"/>
            <w:sz w:val="20"/>
            <w:szCs w:val="20"/>
            <w14:ligatures w14:val="standardContextual"/>
          </w:rPr>
          <w:delText>my_new_genome</w:delText>
        </w:r>
      </w:del>
      <w:ins w:id="18" w:author="Marc S. Halfon" w:date="2026-09-27T17:01:00Z" w16du:dateUtc="2026-09-27T21:01:00Z">
        <w:r w:rsidR="007C2D03">
          <w:rPr>
            <w:rFonts w:ascii="Monaco" w:eastAsiaTheme="minorHAnsi" w:hAnsi="Monaco" w:cstheme="minorBidi"/>
            <w:i/>
            <w:iCs/>
            <w:kern w:val="2"/>
            <w:sz w:val="20"/>
            <w:szCs w:val="20"/>
            <w14:ligatures w14:val="standardContextual"/>
          </w:rPr>
          <w:t>my_genome</w:t>
        </w:r>
      </w:ins>
      <w:r w:rsidRPr="00E52DE0">
        <w:rPr>
          <w:rFonts w:ascii="Monaco" w:eastAsiaTheme="minorHAnsi" w:hAnsi="Monaco" w:cstheme="minorBidi"/>
          <w:kern w:val="2"/>
          <w:sz w:val="20"/>
          <w:szCs w:val="20"/>
          <w14:ligatures w14:val="standardContextual"/>
        </w:rPr>
        <w:t>_protein.fs</w:t>
      </w:r>
    </w:p>
    <w:p w14:paraId="3C7937EB" w14:textId="3EE29273" w:rsidR="009F7BE7" w:rsidRDefault="009F7BE7" w:rsidP="00E52DE0">
      <w:pPr>
        <w:ind w:left="720"/>
        <w:rPr>
          <w:rFonts w:asciiTheme="minorHAnsi" w:eastAsiaTheme="minorHAnsi" w:hAnsiTheme="minorHAnsi" w:cstheme="minorBidi"/>
          <w:kern w:val="2"/>
          <w14:ligatures w14:val="standardContextual"/>
        </w:rPr>
      </w:pPr>
      <w:r w:rsidRPr="006F3FC8">
        <w:rPr>
          <w:rFonts w:asciiTheme="minorHAnsi" w:eastAsiaTheme="minorHAnsi" w:hAnsiTheme="minorHAnsi" w:cstheme="minorBidi"/>
          <w:kern w:val="2"/>
          <w14:ligatures w14:val="standardContextual"/>
        </w:rPr>
        <w:t>The results files will</w:t>
      </w:r>
      <w:r w:rsidR="006F3FC8" w:rsidRPr="006F3FC8">
        <w:rPr>
          <w:rFonts w:asciiTheme="minorHAnsi" w:eastAsiaTheme="minorHAnsi" w:hAnsiTheme="minorHAnsi" w:cstheme="minorBidi"/>
          <w:kern w:val="2"/>
          <w14:ligatures w14:val="standardContextual"/>
        </w:rPr>
        <w:t xml:space="preserve"> be created in a directory “</w:t>
      </w:r>
      <w:proofErr w:type="spellStart"/>
      <w:r w:rsidR="006F3FC8" w:rsidRPr="004E2558">
        <w:rPr>
          <w:rFonts w:asciiTheme="minorHAnsi" w:eastAsiaTheme="minorHAnsi" w:hAnsiTheme="minorHAnsi" w:cstheme="minorBidi"/>
          <w:i/>
          <w:iCs/>
          <w:kern w:val="2"/>
          <w14:ligatures w14:val="standardContextual"/>
        </w:rPr>
        <w:t>my_genome</w:t>
      </w:r>
      <w:r w:rsidR="006F3FC8" w:rsidRPr="006F3FC8">
        <w:rPr>
          <w:rFonts w:asciiTheme="minorHAnsi" w:eastAsiaTheme="minorHAnsi" w:hAnsiTheme="minorHAnsi" w:cstheme="minorBidi"/>
          <w:kern w:val="2"/>
          <w14:ligatures w14:val="standardContextual"/>
        </w:rPr>
        <w:t>_orthologer_output</w:t>
      </w:r>
      <w:proofErr w:type="spellEnd"/>
      <w:r w:rsidR="006F3FC8" w:rsidRPr="006F3FC8">
        <w:rPr>
          <w:rFonts w:asciiTheme="minorHAnsi" w:eastAsiaTheme="minorHAnsi" w:hAnsiTheme="minorHAnsi" w:cstheme="minorBidi"/>
          <w:kern w:val="2"/>
          <w14:ligatures w14:val="standardContextual"/>
        </w:rPr>
        <w:t>” in your project “</w:t>
      </w:r>
      <w:proofErr w:type="spellStart"/>
      <w:r w:rsidR="006F3FC8" w:rsidRPr="002D62A4">
        <w:rPr>
          <w:rFonts w:asciiTheme="minorHAnsi" w:eastAsiaTheme="minorHAnsi" w:hAnsiTheme="minorHAnsi" w:cstheme="minorBidi"/>
          <w:i/>
          <w:iCs/>
          <w:kern w:val="2"/>
          <w14:ligatures w14:val="standardContextual"/>
        </w:rPr>
        <w:t>my_genome</w:t>
      </w:r>
      <w:proofErr w:type="spellEnd"/>
      <w:r w:rsidR="006F3FC8" w:rsidRPr="006F3FC8">
        <w:rPr>
          <w:rFonts w:asciiTheme="minorHAnsi" w:eastAsiaTheme="minorHAnsi" w:hAnsiTheme="minorHAnsi" w:cstheme="minorBidi"/>
          <w:kern w:val="2"/>
          <w14:ligatures w14:val="standardContextual"/>
        </w:rPr>
        <w:t>” directory</w:t>
      </w:r>
      <w:r w:rsidR="006F3FC8">
        <w:rPr>
          <w:rFonts w:asciiTheme="minorHAnsi" w:eastAsiaTheme="minorHAnsi" w:hAnsiTheme="minorHAnsi" w:cstheme="minorBidi"/>
          <w:kern w:val="2"/>
          <w14:ligatures w14:val="standardContextual"/>
        </w:rPr>
        <w:t>:</w:t>
      </w:r>
    </w:p>
    <w:p w14:paraId="6D725BD7" w14:textId="77777777" w:rsidR="006F3FC8" w:rsidRDefault="006F3FC8" w:rsidP="00E52DE0">
      <w:pPr>
        <w:ind w:left="720"/>
        <w:rPr>
          <w:rFonts w:asciiTheme="minorHAnsi" w:eastAsiaTheme="minorHAnsi" w:hAnsiTheme="minorHAnsi" w:cstheme="minorBidi"/>
          <w:kern w:val="2"/>
          <w14:ligatures w14:val="standardContextual"/>
        </w:rPr>
      </w:pPr>
    </w:p>
    <w:p w14:paraId="050D9479" w14:textId="040AE4F8" w:rsidR="006F3FC8" w:rsidRPr="006F3FC8" w:rsidRDefault="006F3FC8" w:rsidP="00E52DE0">
      <w:pPr>
        <w:ind w:left="720"/>
        <w:rPr>
          <w:rFonts w:ascii="Monaco" w:eastAsiaTheme="minorHAnsi" w:hAnsi="Monaco" w:cstheme="minorBidi"/>
          <w:kern w:val="2"/>
          <w:sz w:val="20"/>
          <w:szCs w:val="20"/>
          <w14:ligatures w14:val="standardContextual"/>
        </w:rPr>
      </w:pPr>
      <w:r w:rsidRPr="006F3FC8">
        <w:rPr>
          <w:rFonts w:ascii="Monaco" w:eastAsiaTheme="minorHAnsi" w:hAnsi="Monaco" w:cstheme="minorBidi"/>
          <w:kern w:val="2"/>
          <w:sz w:val="20"/>
          <w:szCs w:val="20"/>
          <w14:ligatures w14:val="standardContextual"/>
        </w:rPr>
        <w:t xml:space="preserve">$ ls </w:t>
      </w:r>
      <w:ins w:id="19" w:author="Marc S. Halfon" w:date="2026-09-27T16:59:00Z" w16du:dateUtc="2026-09-27T20:59:00Z">
        <w:r w:rsidR="007C2D03" w:rsidRPr="00120830">
          <w:rPr>
            <w:rFonts w:ascii="Monaco" w:eastAsiaTheme="minorHAnsi" w:hAnsi="Monaco" w:cstheme="minorBidi"/>
            <w:kern w:val="2"/>
            <w:sz w:val="20"/>
            <w:szCs w:val="20"/>
            <w14:ligatures w14:val="standardContextual"/>
          </w:rPr>
          <w:t>/</w:t>
        </w:r>
        <w:r w:rsidR="007C2D03">
          <w:rPr>
            <w:rFonts w:ascii="Monaco" w:eastAsiaTheme="minorHAnsi" w:hAnsi="Monaco" w:cstheme="minorBidi"/>
            <w:kern w:val="2"/>
            <w:sz w:val="20"/>
            <w:szCs w:val="20"/>
            <w14:ligatures w14:val="standardContextual"/>
          </w:rPr>
          <w:t>projects/academic/mshalfon/tmp_SCRMshaw</w:t>
        </w:r>
      </w:ins>
      <w:del w:id="20" w:author="Marc S. Halfon" w:date="2026-09-27T16:59:00Z" w16du:dateUtc="2026-09-27T20:59:00Z">
        <w:r w:rsidRPr="006F3FC8" w:rsidDel="007C2D03">
          <w:rPr>
            <w:rFonts w:ascii="Monaco" w:eastAsiaTheme="minorHAnsi" w:hAnsi="Monaco" w:cstheme="minorBidi"/>
            <w:kern w:val="2"/>
            <w:sz w:val="20"/>
            <w:szCs w:val="20"/>
            <w14:ligatures w14:val="standardContextual"/>
          </w:rPr>
          <w:delText>/vscratch/grp-mshalfon</w:delText>
        </w:r>
      </w:del>
      <w:r w:rsidRPr="006F3FC8">
        <w:rPr>
          <w:rFonts w:ascii="Monaco" w:eastAsiaTheme="minorHAnsi" w:hAnsi="Monaco" w:cstheme="minorBidi"/>
          <w:kern w:val="2"/>
          <w:sz w:val="20"/>
          <w:szCs w:val="20"/>
          <w14:ligatures w14:val="standardContextual"/>
        </w:rPr>
        <w:t>/</w:t>
      </w:r>
      <w:r w:rsidRPr="004E2558">
        <w:rPr>
          <w:rFonts w:ascii="Monaco" w:eastAsiaTheme="minorHAnsi" w:hAnsi="Monaco" w:cstheme="minorBidi"/>
          <w:i/>
          <w:iCs/>
          <w:kern w:val="2"/>
          <w:sz w:val="20"/>
          <w:szCs w:val="20"/>
          <w14:ligatures w14:val="standardContextual"/>
        </w:rPr>
        <w:t>my_genome</w:t>
      </w:r>
      <w:r w:rsidRPr="006F3FC8">
        <w:rPr>
          <w:rFonts w:ascii="Monaco" w:eastAsiaTheme="minorHAnsi" w:hAnsi="Monaco" w:cstheme="minorBidi"/>
          <w:kern w:val="2"/>
          <w:sz w:val="20"/>
          <w:szCs w:val="20"/>
          <w14:ligatures w14:val="standardContextual"/>
        </w:rPr>
        <w:t>/</w:t>
      </w:r>
      <w:r w:rsidRPr="004E2558">
        <w:rPr>
          <w:rFonts w:ascii="Monaco" w:eastAsiaTheme="minorHAnsi" w:hAnsi="Monaco" w:cstheme="minorBidi"/>
          <w:i/>
          <w:iCs/>
          <w:kern w:val="2"/>
          <w:sz w:val="20"/>
          <w:szCs w:val="20"/>
          <w14:ligatures w14:val="standardContextual"/>
        </w:rPr>
        <w:t>my_genome</w:t>
      </w:r>
      <w:r w:rsidRPr="006F3FC8">
        <w:rPr>
          <w:rFonts w:ascii="Monaco" w:eastAsiaTheme="minorHAnsi" w:hAnsi="Monaco" w:cstheme="minorBidi"/>
          <w:kern w:val="2"/>
          <w:sz w:val="20"/>
          <w:szCs w:val="20"/>
          <w14:ligatures w14:val="standardContextual"/>
        </w:rPr>
        <w:t>_orthologer_output</w:t>
      </w:r>
    </w:p>
    <w:p w14:paraId="7EC35749" w14:textId="39D734EE" w:rsidR="006F3FC8" w:rsidRPr="006F3FC8" w:rsidRDefault="006F3FC8" w:rsidP="00E52DE0">
      <w:pPr>
        <w:ind w:left="720"/>
        <w:rPr>
          <w:rFonts w:ascii="Monaco" w:eastAsiaTheme="minorHAnsi" w:hAnsi="Monaco" w:cstheme="minorBidi"/>
          <w:kern w:val="2"/>
          <w:sz w:val="20"/>
          <w:szCs w:val="20"/>
          <w14:ligatures w14:val="standardContextual"/>
        </w:rPr>
      </w:pPr>
      <w:r w:rsidRPr="006F3FC8">
        <w:rPr>
          <w:rFonts w:ascii="Monaco" w:eastAsiaTheme="minorHAnsi" w:hAnsi="Monaco" w:cstheme="minorBidi"/>
          <w:kern w:val="2"/>
          <w:sz w:val="20"/>
          <w:szCs w:val="20"/>
          <w14:ligatures w14:val="standardContextual"/>
        </w:rPr>
        <w:tab/>
      </w:r>
      <w:proofErr w:type="spellStart"/>
      <w:r w:rsidRPr="006F3FC8">
        <w:rPr>
          <w:rFonts w:ascii="Monaco" w:eastAsiaTheme="minorHAnsi" w:hAnsi="Monaco" w:cstheme="minorBidi"/>
          <w:kern w:val="2"/>
          <w:sz w:val="20"/>
          <w:szCs w:val="20"/>
          <w14:ligatures w14:val="standardContextual"/>
        </w:rPr>
        <w:t>mydata.og_map</w:t>
      </w:r>
      <w:proofErr w:type="spellEnd"/>
    </w:p>
    <w:p w14:paraId="6424D8C4" w14:textId="38814AEA" w:rsidR="006F3FC8" w:rsidRPr="006F3FC8" w:rsidRDefault="006F3FC8" w:rsidP="00E52DE0">
      <w:pPr>
        <w:ind w:left="720"/>
        <w:rPr>
          <w:rFonts w:ascii="Monaco" w:eastAsiaTheme="minorHAnsi" w:hAnsi="Monaco" w:cstheme="minorBidi"/>
          <w:kern w:val="2"/>
          <w:sz w:val="20"/>
          <w:szCs w:val="20"/>
          <w14:ligatures w14:val="standardContextual"/>
        </w:rPr>
      </w:pPr>
      <w:r w:rsidRPr="006F3FC8">
        <w:rPr>
          <w:rFonts w:ascii="Monaco" w:eastAsiaTheme="minorHAnsi" w:hAnsi="Monaco" w:cstheme="minorBidi"/>
          <w:kern w:val="2"/>
          <w:sz w:val="20"/>
          <w:szCs w:val="20"/>
          <w14:ligatures w14:val="standardContextual"/>
        </w:rPr>
        <w:tab/>
      </w:r>
      <w:proofErr w:type="spellStart"/>
      <w:r w:rsidRPr="006F3FC8">
        <w:rPr>
          <w:rFonts w:ascii="Monaco" w:eastAsiaTheme="minorHAnsi" w:hAnsi="Monaco" w:cstheme="minorBidi"/>
          <w:kern w:val="2"/>
          <w:sz w:val="20"/>
          <w:szCs w:val="20"/>
          <w14:ligatures w14:val="standardContextual"/>
        </w:rPr>
        <w:t>DMEL_protein.fs.maptxt</w:t>
      </w:r>
      <w:proofErr w:type="spellEnd"/>
    </w:p>
    <w:p w14:paraId="7FE727AE" w14:textId="30D58134" w:rsidR="006F3FC8" w:rsidRPr="006F3FC8" w:rsidRDefault="006F3FC8" w:rsidP="00E52DE0">
      <w:pPr>
        <w:ind w:left="720"/>
        <w:rPr>
          <w:rFonts w:ascii="Monaco" w:eastAsiaTheme="minorHAnsi" w:hAnsi="Monaco" w:cstheme="minorBidi"/>
          <w:kern w:val="2"/>
          <w:sz w:val="20"/>
          <w:szCs w:val="20"/>
          <w14:ligatures w14:val="standardContextual"/>
        </w:rPr>
      </w:pPr>
      <w:r w:rsidRPr="006F3FC8">
        <w:rPr>
          <w:rFonts w:ascii="Monaco" w:eastAsiaTheme="minorHAnsi" w:hAnsi="Monaco" w:cstheme="minorBidi"/>
          <w:kern w:val="2"/>
          <w:sz w:val="20"/>
          <w:szCs w:val="20"/>
          <w14:ligatures w14:val="standardContextual"/>
        </w:rPr>
        <w:tab/>
      </w:r>
      <w:proofErr w:type="spellStart"/>
      <w:r w:rsidRPr="004E2558">
        <w:rPr>
          <w:rFonts w:ascii="Monaco" w:eastAsiaTheme="minorHAnsi" w:hAnsi="Monaco" w:cstheme="minorBidi"/>
          <w:i/>
          <w:iCs/>
          <w:kern w:val="2"/>
          <w:sz w:val="20"/>
          <w:szCs w:val="20"/>
          <w14:ligatures w14:val="standardContextual"/>
        </w:rPr>
        <w:t>my_genome</w:t>
      </w:r>
      <w:r w:rsidRPr="006F3FC8">
        <w:rPr>
          <w:rFonts w:ascii="Monaco" w:eastAsiaTheme="minorHAnsi" w:hAnsi="Monaco" w:cstheme="minorBidi"/>
          <w:kern w:val="2"/>
          <w:sz w:val="20"/>
          <w:szCs w:val="20"/>
          <w14:ligatures w14:val="standardContextual"/>
        </w:rPr>
        <w:t>_protein.fs.maptxt</w:t>
      </w:r>
      <w:proofErr w:type="spellEnd"/>
    </w:p>
    <w:p w14:paraId="6D8D70E8" w14:textId="77777777" w:rsidR="00E52DE0" w:rsidRDefault="00E52DE0" w:rsidP="00E52DE0">
      <w:pPr>
        <w:rPr>
          <w:rFonts w:eastAsiaTheme="minorHAnsi"/>
        </w:rPr>
      </w:pPr>
    </w:p>
    <w:p w14:paraId="019DB79A" w14:textId="3DC71A8A" w:rsidR="002D62A4" w:rsidRDefault="002D62A4" w:rsidP="002D62A4">
      <w:pPr>
        <w:ind w:left="720"/>
        <w:rPr>
          <w:rFonts w:asciiTheme="minorHAnsi" w:eastAsiaTheme="minorHAnsi" w:hAnsiTheme="minorHAnsi" w:cstheme="minorBidi"/>
          <w:kern w:val="2"/>
          <w14:ligatures w14:val="standardContextual"/>
        </w:rPr>
      </w:pPr>
      <w:r w:rsidRPr="002D62A4">
        <w:rPr>
          <w:rFonts w:asciiTheme="minorHAnsi" w:eastAsiaTheme="minorHAnsi" w:hAnsiTheme="minorHAnsi" w:cstheme="minorBidi"/>
          <w:kern w:val="2"/>
          <w14:ligatures w14:val="standardContextual"/>
        </w:rPr>
        <w:t xml:space="preserve">You can check the </w:t>
      </w:r>
      <w:proofErr w:type="spellStart"/>
      <w:r w:rsidRPr="002D62A4">
        <w:rPr>
          <w:rFonts w:asciiTheme="minorHAnsi" w:eastAsiaTheme="minorHAnsi" w:hAnsiTheme="minorHAnsi" w:cstheme="minorBidi"/>
          <w:kern w:val="2"/>
          <w14:ligatures w14:val="standardContextual"/>
        </w:rPr>
        <w:t>Slurm</w:t>
      </w:r>
      <w:proofErr w:type="spellEnd"/>
      <w:r w:rsidRPr="002D62A4">
        <w:rPr>
          <w:rFonts w:asciiTheme="minorHAnsi" w:eastAsiaTheme="minorHAnsi" w:hAnsiTheme="minorHAnsi" w:cstheme="minorBidi"/>
          <w:kern w:val="2"/>
          <w14:ligatures w14:val="standardContextual"/>
        </w:rPr>
        <w:t xml:space="preserve"> and the </w:t>
      </w:r>
      <w:proofErr w:type="spellStart"/>
      <w:r w:rsidRPr="002D62A4">
        <w:rPr>
          <w:rFonts w:asciiTheme="minorHAnsi" w:eastAsiaTheme="minorHAnsi" w:hAnsiTheme="minorHAnsi" w:cstheme="minorBidi"/>
          <w:kern w:val="2"/>
          <w14:ligatures w14:val="standardContextual"/>
        </w:rPr>
        <w:t>Orthologer</w:t>
      </w:r>
      <w:proofErr w:type="spellEnd"/>
      <w:r w:rsidRPr="002D62A4">
        <w:rPr>
          <w:rFonts w:asciiTheme="minorHAnsi" w:eastAsiaTheme="minorHAnsi" w:hAnsiTheme="minorHAnsi" w:cstheme="minorBidi"/>
          <w:kern w:val="2"/>
          <w14:ligatures w14:val="standardContextual"/>
        </w:rPr>
        <w:t xml:space="preserve"> output logs to help troubleshoot any errors. These logs will be in the </w:t>
      </w:r>
      <w:proofErr w:type="spellStart"/>
      <w:r w:rsidRPr="002D62A4">
        <w:rPr>
          <w:rFonts w:asciiTheme="minorHAnsi" w:eastAsiaTheme="minorHAnsi" w:hAnsiTheme="minorHAnsi" w:cstheme="minorBidi"/>
          <w:i/>
          <w:iCs/>
          <w:kern w:val="2"/>
          <w14:ligatures w14:val="standardContextual"/>
        </w:rPr>
        <w:t>my_genome</w:t>
      </w:r>
      <w:proofErr w:type="spellEnd"/>
      <w:r w:rsidRPr="002D62A4">
        <w:rPr>
          <w:rFonts w:asciiTheme="minorHAnsi" w:eastAsiaTheme="minorHAnsi" w:hAnsiTheme="minorHAnsi" w:cstheme="minorBidi"/>
          <w:kern w:val="2"/>
          <w14:ligatures w14:val="standardContextual"/>
        </w:rPr>
        <w:t xml:space="preserve"> directory</w:t>
      </w:r>
      <w:r>
        <w:rPr>
          <w:rFonts w:asciiTheme="minorHAnsi" w:eastAsiaTheme="minorHAnsi" w:hAnsiTheme="minorHAnsi" w:cstheme="minorBidi"/>
          <w:kern w:val="2"/>
          <w14:ligatures w14:val="standardContextual"/>
        </w:rPr>
        <w:t xml:space="preserve"> named “</w:t>
      </w:r>
      <w:proofErr w:type="spellStart"/>
      <w:r>
        <w:rPr>
          <w:rFonts w:asciiTheme="minorHAnsi" w:eastAsiaTheme="minorHAnsi" w:hAnsiTheme="minorHAnsi" w:cstheme="minorBidi"/>
          <w:kern w:val="2"/>
          <w14:ligatures w14:val="standardContextual"/>
        </w:rPr>
        <w:t>orthologer_slurm_output_log</w:t>
      </w:r>
      <w:proofErr w:type="spellEnd"/>
      <w:r>
        <w:rPr>
          <w:rFonts w:asciiTheme="minorHAnsi" w:eastAsiaTheme="minorHAnsi" w:hAnsiTheme="minorHAnsi" w:cstheme="minorBidi"/>
          <w:kern w:val="2"/>
          <w14:ligatures w14:val="standardContextual"/>
        </w:rPr>
        <w:t>” and “</w:t>
      </w:r>
      <w:proofErr w:type="spellStart"/>
      <w:r w:rsidRPr="002D62A4">
        <w:rPr>
          <w:rFonts w:asciiTheme="minorHAnsi" w:eastAsiaTheme="minorHAnsi" w:hAnsiTheme="minorHAnsi" w:cstheme="minorBidi"/>
          <w:i/>
          <w:iCs/>
          <w:kern w:val="2"/>
          <w14:ligatures w14:val="standardContextual"/>
        </w:rPr>
        <w:t>my_genome</w:t>
      </w:r>
      <w:r>
        <w:rPr>
          <w:rFonts w:asciiTheme="minorHAnsi" w:eastAsiaTheme="minorHAnsi" w:hAnsiTheme="minorHAnsi" w:cstheme="minorBidi"/>
          <w:kern w:val="2"/>
          <w14:ligatures w14:val="standardContextual"/>
        </w:rPr>
        <w:t>_outputlog</w:t>
      </w:r>
      <w:proofErr w:type="spellEnd"/>
      <w:r>
        <w:rPr>
          <w:rFonts w:asciiTheme="minorHAnsi" w:eastAsiaTheme="minorHAnsi" w:hAnsiTheme="minorHAnsi" w:cstheme="minorBidi"/>
          <w:kern w:val="2"/>
          <w14:ligatures w14:val="standardContextual"/>
        </w:rPr>
        <w:t>” respectively.</w:t>
      </w:r>
    </w:p>
    <w:p w14:paraId="25A942B8" w14:textId="77777777" w:rsidR="002D62A4" w:rsidRDefault="002D62A4" w:rsidP="002D62A4">
      <w:pPr>
        <w:ind w:left="720"/>
        <w:rPr>
          <w:rFonts w:asciiTheme="minorHAnsi" w:eastAsiaTheme="minorHAnsi" w:hAnsiTheme="minorHAnsi" w:cstheme="minorBidi"/>
          <w:kern w:val="2"/>
          <w14:ligatures w14:val="standardContextual"/>
        </w:rPr>
      </w:pPr>
    </w:p>
    <w:p w14:paraId="31631B20" w14:textId="44BB1154" w:rsidR="002D62A4" w:rsidRDefault="009A063E" w:rsidP="009A063E">
      <w:pPr>
        <w:pStyle w:val="ListParagraph"/>
        <w:numPr>
          <w:ilvl w:val="0"/>
          <w:numId w:val="10"/>
        </w:numPr>
        <w:rPr>
          <w:rFonts w:eastAsiaTheme="minorHAnsi"/>
        </w:rPr>
      </w:pPr>
      <w:r>
        <w:rPr>
          <w:rFonts w:eastAsiaTheme="minorHAnsi"/>
        </w:rPr>
        <w:t xml:space="preserve">The next step is the only truly complicated step of the whole SCRMshaw process, and may require a bit of file reformatting and/or some coding ability. Get help if necessary! </w:t>
      </w:r>
      <w:r>
        <w:rPr>
          <w:rFonts w:eastAsiaTheme="minorHAnsi"/>
        </w:rPr>
        <w:lastRenderedPageBreak/>
        <w:t>This step cannot be automated easily because the genome annotation GFF files we are using are not all uniform from species to species. The below will work for one common version, but may need to be changed for some annotation files.</w:t>
      </w:r>
    </w:p>
    <w:p w14:paraId="655D58D6" w14:textId="77777777" w:rsidR="00C56DB8" w:rsidRDefault="00C56DB8" w:rsidP="00C56DB8">
      <w:pPr>
        <w:rPr>
          <w:rFonts w:eastAsiaTheme="minorHAnsi"/>
        </w:rPr>
      </w:pPr>
    </w:p>
    <w:p w14:paraId="51DBD103" w14:textId="16EB1D9F" w:rsidR="00C56DB8" w:rsidRDefault="00C56DB8" w:rsidP="00C56DB8">
      <w:pPr>
        <w:pStyle w:val="ListParagraph"/>
        <w:numPr>
          <w:ilvl w:val="0"/>
          <w:numId w:val="10"/>
        </w:numPr>
        <w:rPr>
          <w:rFonts w:eastAsiaTheme="minorHAnsi"/>
        </w:rPr>
      </w:pPr>
      <w:r w:rsidRPr="00C56DB8">
        <w:rPr>
          <w:rFonts w:eastAsiaTheme="minorHAnsi"/>
        </w:rPr>
        <w:t>Return to the “</w:t>
      </w:r>
      <w:proofErr w:type="spellStart"/>
      <w:r w:rsidRPr="00FF3126">
        <w:rPr>
          <w:rFonts w:eastAsiaTheme="minorHAnsi"/>
          <w:i/>
          <w:iCs/>
        </w:rPr>
        <w:t>my_genome</w:t>
      </w:r>
      <w:proofErr w:type="spellEnd"/>
      <w:r w:rsidRPr="00C56DB8">
        <w:rPr>
          <w:rFonts w:eastAsiaTheme="minorHAnsi"/>
        </w:rPr>
        <w:t>” directory.</w:t>
      </w:r>
    </w:p>
    <w:p w14:paraId="48062A7F" w14:textId="77777777" w:rsidR="00C56DB8" w:rsidRPr="00C56DB8" w:rsidRDefault="00C56DB8" w:rsidP="00C56DB8">
      <w:pPr>
        <w:pStyle w:val="ListParagraph"/>
        <w:rPr>
          <w:rFonts w:eastAsiaTheme="minorHAnsi"/>
        </w:rPr>
      </w:pPr>
    </w:p>
    <w:p w14:paraId="0497A0F3" w14:textId="7C41284C" w:rsidR="00C56DB8" w:rsidRPr="00C56DB8" w:rsidRDefault="00C56DB8" w:rsidP="00C56DB8">
      <w:pPr>
        <w:ind w:left="720"/>
        <w:rPr>
          <w:rFonts w:ascii="Monaco" w:eastAsiaTheme="minorHAnsi" w:hAnsi="Monaco" w:cstheme="minorBidi"/>
          <w:kern w:val="2"/>
          <w:sz w:val="20"/>
          <w:szCs w:val="20"/>
          <w14:ligatures w14:val="standardContextual"/>
        </w:rPr>
      </w:pPr>
      <w:r w:rsidRPr="00C56DB8">
        <w:rPr>
          <w:rFonts w:ascii="Monaco" w:eastAsiaTheme="minorHAnsi" w:hAnsi="Monaco" w:cstheme="minorBidi"/>
          <w:kern w:val="2"/>
          <w:sz w:val="20"/>
          <w:szCs w:val="20"/>
          <w14:ligatures w14:val="standardContextual"/>
        </w:rPr>
        <w:t>$cd ..</w:t>
      </w:r>
    </w:p>
    <w:p w14:paraId="27A452D7" w14:textId="77777777" w:rsidR="00C56DB8" w:rsidRDefault="00C56DB8" w:rsidP="00C56DB8">
      <w:pPr>
        <w:ind w:left="720"/>
        <w:rPr>
          <w:rFonts w:eastAsiaTheme="minorHAnsi"/>
        </w:rPr>
      </w:pPr>
    </w:p>
    <w:p w14:paraId="0B6F8DC3" w14:textId="76AC9BA1" w:rsidR="00C56DB8" w:rsidRPr="00C56DB8" w:rsidRDefault="00C56DB8" w:rsidP="00C56DB8">
      <w:pPr>
        <w:pStyle w:val="ListParagraph"/>
        <w:numPr>
          <w:ilvl w:val="0"/>
          <w:numId w:val="10"/>
        </w:numPr>
        <w:rPr>
          <w:rFonts w:eastAsiaTheme="minorHAnsi"/>
        </w:rPr>
      </w:pPr>
      <w:r>
        <w:rPr>
          <w:rFonts w:eastAsiaTheme="minorHAnsi"/>
        </w:rPr>
        <w:t xml:space="preserve">Generate a gene ID </w:t>
      </w:r>
      <w:r w:rsidRPr="00C56DB8">
        <w:rPr>
          <w:rFonts w:eastAsiaTheme="minorHAnsi"/>
        </w:rPr>
        <w:sym w:font="Wingdings" w:char="F0F3"/>
      </w:r>
      <w:r>
        <w:rPr>
          <w:rFonts w:eastAsiaTheme="minorHAnsi"/>
        </w:rPr>
        <w:t xml:space="preserve"> protein ID mapping file. This is sample code only—see note at step F4 above.</w:t>
      </w:r>
    </w:p>
    <w:p w14:paraId="1DFAD20F" w14:textId="77777777" w:rsidR="00C56DB8" w:rsidRDefault="00C56DB8" w:rsidP="00C56DB8">
      <w:pPr>
        <w:rPr>
          <w:rFonts w:eastAsiaTheme="minorHAnsi"/>
        </w:rPr>
      </w:pPr>
    </w:p>
    <w:p w14:paraId="139D152A" w14:textId="293D742F" w:rsidR="00C56DB8" w:rsidRPr="00C56DB8" w:rsidRDefault="00C56DB8" w:rsidP="00C56DB8">
      <w:pPr>
        <w:ind w:left="720"/>
        <w:rPr>
          <w:rFonts w:asciiTheme="minorHAnsi" w:eastAsiaTheme="minorHAnsi" w:hAnsiTheme="minorHAnsi" w:cstheme="minorBidi"/>
          <w:i/>
          <w:iCs/>
          <w:kern w:val="2"/>
          <w14:ligatures w14:val="standardContextual"/>
        </w:rPr>
      </w:pPr>
      <w:r w:rsidRPr="00C56DB8">
        <w:rPr>
          <w:rFonts w:asciiTheme="minorHAnsi" w:eastAsiaTheme="minorHAnsi" w:hAnsiTheme="minorHAnsi" w:cstheme="minorBidi"/>
          <w:i/>
          <w:iCs/>
          <w:kern w:val="2"/>
          <w14:ligatures w14:val="standardContextual"/>
        </w:rPr>
        <w:t xml:space="preserve">Sample code for generating a </w:t>
      </w:r>
      <w:proofErr w:type="spellStart"/>
      <w:r w:rsidRPr="00C56DB8">
        <w:rPr>
          <w:rFonts w:asciiTheme="minorHAnsi" w:eastAsiaTheme="minorHAnsi" w:hAnsiTheme="minorHAnsi" w:cstheme="minorBidi"/>
          <w:i/>
          <w:iCs/>
          <w:kern w:val="2"/>
          <w14:ligatures w14:val="standardContextual"/>
        </w:rPr>
        <w:t>gene</w:t>
      </w:r>
      <w:r w:rsidRPr="00C56DB8">
        <w:rPr>
          <w:rFonts w:ascii="Cambria Math" w:eastAsiaTheme="minorHAnsi" w:hAnsi="Cambria Math" w:cs="Cambria Math"/>
          <w:i/>
          <w:iCs/>
          <w:kern w:val="2"/>
          <w14:ligatures w14:val="standardContextual"/>
        </w:rPr>
        <w:t>⇔</w:t>
      </w:r>
      <w:r w:rsidRPr="00C56DB8">
        <w:rPr>
          <w:rFonts w:asciiTheme="minorHAnsi" w:eastAsiaTheme="minorHAnsi" w:hAnsiTheme="minorHAnsi" w:cstheme="minorBidi"/>
          <w:i/>
          <w:iCs/>
          <w:kern w:val="2"/>
          <w14:ligatures w14:val="standardContextual"/>
        </w:rPr>
        <w:t>protein</w:t>
      </w:r>
      <w:proofErr w:type="spellEnd"/>
      <w:r w:rsidRPr="00C56DB8">
        <w:rPr>
          <w:rFonts w:asciiTheme="minorHAnsi" w:eastAsiaTheme="minorHAnsi" w:hAnsiTheme="minorHAnsi" w:cstheme="minorBidi"/>
          <w:i/>
          <w:iCs/>
          <w:kern w:val="2"/>
          <w14:ligatures w14:val="standardContextual"/>
        </w:rPr>
        <w:t xml:space="preserve"> mapping file (Using sed):</w:t>
      </w:r>
    </w:p>
    <w:p w14:paraId="0C419612" w14:textId="79EF975A" w:rsidR="00C56DB8" w:rsidRPr="00C56DB8" w:rsidRDefault="00C56DB8" w:rsidP="00C56DB8">
      <w:pPr>
        <w:ind w:left="720"/>
        <w:rPr>
          <w:rFonts w:ascii="Monaco" w:eastAsiaTheme="minorHAnsi" w:hAnsi="Monaco" w:cstheme="minorBidi"/>
          <w:kern w:val="2"/>
          <w:sz w:val="20"/>
          <w:szCs w:val="20"/>
          <w14:ligatures w14:val="standardContextual"/>
        </w:rPr>
      </w:pPr>
      <w:r w:rsidRPr="00C56DB8">
        <w:rPr>
          <w:rFonts w:ascii="Monaco" w:eastAsiaTheme="minorHAnsi" w:hAnsi="Monaco" w:cstheme="minorBidi"/>
          <w:kern w:val="2"/>
          <w:sz w:val="20"/>
          <w:szCs w:val="20"/>
          <w14:ligatures w14:val="standardContextual"/>
        </w:rPr>
        <w:t>$ sed -n '/#/d; /CDS/ { s/.*gene=\([^;]*\);.*</w:t>
      </w:r>
      <w:proofErr w:type="spellStart"/>
      <w:r w:rsidRPr="00C56DB8">
        <w:rPr>
          <w:rFonts w:ascii="Monaco" w:eastAsiaTheme="minorHAnsi" w:hAnsi="Monaco" w:cstheme="minorBidi"/>
          <w:kern w:val="2"/>
          <w:sz w:val="20"/>
          <w:szCs w:val="20"/>
          <w14:ligatures w14:val="standardContextual"/>
        </w:rPr>
        <w:t>protein_id</w:t>
      </w:r>
      <w:proofErr w:type="spellEnd"/>
      <w:r w:rsidRPr="00C56DB8">
        <w:rPr>
          <w:rFonts w:ascii="Monaco" w:eastAsiaTheme="minorHAnsi" w:hAnsi="Monaco" w:cstheme="minorBidi"/>
          <w:kern w:val="2"/>
          <w:sz w:val="20"/>
          <w:szCs w:val="20"/>
          <w14:ligatures w14:val="standardContextual"/>
        </w:rPr>
        <w:t xml:space="preserve">=\([^;]*\).*/\1\t\2/; p; }' </w:t>
      </w:r>
      <w:r w:rsidRPr="00E52DE0">
        <w:rPr>
          <w:rFonts w:ascii="Monaco" w:eastAsiaTheme="minorHAnsi" w:hAnsi="Monaco" w:cstheme="minorBidi"/>
          <w:kern w:val="2"/>
          <w:sz w:val="20"/>
          <w:szCs w:val="20"/>
          <w14:ligatures w14:val="standardContextual"/>
        </w:rPr>
        <w:t>/projects/academic/</w:t>
      </w:r>
      <w:proofErr w:type="spellStart"/>
      <w:r w:rsidRPr="00E52DE0">
        <w:rPr>
          <w:rFonts w:ascii="Monaco" w:eastAsiaTheme="minorHAnsi" w:hAnsi="Monaco" w:cstheme="minorBidi"/>
          <w:kern w:val="2"/>
          <w:sz w:val="20"/>
          <w:szCs w:val="20"/>
          <w14:ligatures w14:val="standardContextual"/>
        </w:rPr>
        <w:t>mshalfon</w:t>
      </w:r>
      <w:proofErr w:type="spellEnd"/>
      <w:r w:rsidRPr="00E52DE0">
        <w:rPr>
          <w:rFonts w:ascii="Monaco" w:eastAsiaTheme="minorHAnsi" w:hAnsi="Monaco" w:cstheme="minorBidi"/>
          <w:kern w:val="2"/>
          <w:sz w:val="20"/>
          <w:szCs w:val="20"/>
          <w14:ligatures w14:val="standardContextual"/>
        </w:rPr>
        <w:t>/genomes/</w:t>
      </w:r>
      <w:proofErr w:type="spellStart"/>
      <w:del w:id="21" w:author="Marc S. Halfon" w:date="2026-09-27T17:01:00Z" w16du:dateUtc="2026-09-27T21:01:00Z">
        <w:r w:rsidRPr="006F3FC8" w:rsidDel="007C2D03">
          <w:rPr>
            <w:rFonts w:ascii="Monaco" w:eastAsiaTheme="minorHAnsi" w:hAnsi="Monaco" w:cstheme="minorBidi"/>
            <w:i/>
            <w:iCs/>
            <w:kern w:val="2"/>
            <w:sz w:val="20"/>
            <w:szCs w:val="20"/>
            <w14:ligatures w14:val="standardContextual"/>
          </w:rPr>
          <w:delText>my_new_genome</w:delText>
        </w:r>
      </w:del>
      <w:ins w:id="22" w:author="Marc S. Halfon" w:date="2026-09-27T17:01:00Z" w16du:dateUtc="2026-09-27T21:01:00Z">
        <w:r w:rsidR="007C2D03">
          <w:rPr>
            <w:rFonts w:ascii="Monaco" w:eastAsiaTheme="minorHAnsi" w:hAnsi="Monaco" w:cstheme="minorBidi"/>
            <w:i/>
            <w:iCs/>
            <w:kern w:val="2"/>
            <w:sz w:val="20"/>
            <w:szCs w:val="20"/>
            <w14:ligatures w14:val="standardContextual"/>
          </w:rPr>
          <w:t>my_genome</w:t>
        </w:r>
      </w:ins>
      <w:proofErr w:type="spellEnd"/>
      <w:r w:rsidRPr="00E52DE0">
        <w:rPr>
          <w:rFonts w:ascii="Monaco" w:eastAsiaTheme="minorHAnsi" w:hAnsi="Monaco" w:cstheme="minorBidi"/>
          <w:kern w:val="2"/>
          <w:sz w:val="20"/>
          <w:szCs w:val="20"/>
          <w14:ligatures w14:val="standardContextual"/>
        </w:rPr>
        <w:t>/</w:t>
      </w:r>
      <w:proofErr w:type="spellStart"/>
      <w:del w:id="23" w:author="Marc S. Halfon" w:date="2026-09-27T17:01:00Z" w16du:dateUtc="2026-09-27T21:01:00Z">
        <w:r w:rsidRPr="006F3FC8" w:rsidDel="007C2D03">
          <w:rPr>
            <w:rFonts w:ascii="Monaco" w:eastAsiaTheme="minorHAnsi" w:hAnsi="Monaco" w:cstheme="minorBidi"/>
            <w:i/>
            <w:iCs/>
            <w:kern w:val="2"/>
            <w:sz w:val="20"/>
            <w:szCs w:val="20"/>
            <w14:ligatures w14:val="standardContextual"/>
          </w:rPr>
          <w:delText>my_new_genome</w:delText>
        </w:r>
      </w:del>
      <w:ins w:id="24" w:author="Marc S. Halfon" w:date="2026-09-27T17:01:00Z" w16du:dateUtc="2026-09-27T21:01:00Z">
        <w:r w:rsidR="007C2D03">
          <w:rPr>
            <w:rFonts w:ascii="Monaco" w:eastAsiaTheme="minorHAnsi" w:hAnsi="Monaco" w:cstheme="minorBidi"/>
            <w:i/>
            <w:iCs/>
            <w:kern w:val="2"/>
            <w:sz w:val="20"/>
            <w:szCs w:val="20"/>
            <w14:ligatures w14:val="standardContextual"/>
          </w:rPr>
          <w:t>my_genome</w:t>
        </w:r>
      </w:ins>
      <w:r w:rsidRPr="00C56DB8">
        <w:rPr>
          <w:rFonts w:ascii="Monaco" w:eastAsiaTheme="minorHAnsi" w:hAnsi="Monaco" w:cstheme="minorBidi"/>
          <w:kern w:val="2"/>
          <w:sz w:val="20"/>
          <w:szCs w:val="20"/>
          <w14:ligatures w14:val="standardContextual"/>
        </w:rPr>
        <w:t>.gff</w:t>
      </w:r>
      <w:proofErr w:type="spellEnd"/>
      <w:r w:rsidRPr="00C56DB8">
        <w:rPr>
          <w:rFonts w:ascii="Monaco" w:eastAsiaTheme="minorHAnsi" w:hAnsi="Monaco" w:cstheme="minorBidi"/>
          <w:kern w:val="2"/>
          <w:sz w:val="20"/>
          <w:szCs w:val="20"/>
          <w14:ligatures w14:val="standardContextual"/>
        </w:rPr>
        <w:t xml:space="preserve">  | sort -u &gt; </w:t>
      </w:r>
      <w:proofErr w:type="spellStart"/>
      <w:r w:rsidRPr="00C56DB8">
        <w:rPr>
          <w:rFonts w:ascii="Monaco" w:eastAsiaTheme="minorHAnsi" w:hAnsi="Monaco" w:cstheme="minorBidi"/>
          <w:i/>
          <w:iCs/>
          <w:kern w:val="2"/>
          <w:sz w:val="20"/>
          <w:szCs w:val="20"/>
          <w14:ligatures w14:val="standardContextual"/>
        </w:rPr>
        <w:t>my_genome</w:t>
      </w:r>
      <w:r w:rsidRPr="00C56DB8">
        <w:rPr>
          <w:rFonts w:ascii="Monaco" w:eastAsiaTheme="minorHAnsi" w:hAnsi="Monaco" w:cstheme="minorBidi"/>
          <w:kern w:val="2"/>
          <w:sz w:val="20"/>
          <w:szCs w:val="20"/>
          <w14:ligatures w14:val="standardContextual"/>
        </w:rPr>
        <w:t>.map</w:t>
      </w:r>
      <w:proofErr w:type="spellEnd"/>
    </w:p>
    <w:p w14:paraId="5A66B0B3" w14:textId="77777777" w:rsidR="00C56DB8" w:rsidRPr="00C56DB8" w:rsidRDefault="00C56DB8" w:rsidP="00C56DB8">
      <w:pPr>
        <w:rPr>
          <w:rFonts w:eastAsiaTheme="minorHAnsi"/>
        </w:rPr>
      </w:pPr>
    </w:p>
    <w:p w14:paraId="78BEFFD1" w14:textId="2E6DC00A" w:rsidR="00C56DB8" w:rsidRPr="00C56DB8" w:rsidRDefault="00C56DB8" w:rsidP="00C56DB8">
      <w:pPr>
        <w:ind w:left="720"/>
        <w:rPr>
          <w:rFonts w:asciiTheme="minorHAnsi" w:eastAsiaTheme="minorHAnsi" w:hAnsiTheme="minorHAnsi" w:cstheme="minorBidi"/>
          <w:kern w:val="2"/>
          <w14:ligatures w14:val="standardContextual"/>
        </w:rPr>
      </w:pPr>
      <w:r w:rsidRPr="00C56DB8">
        <w:rPr>
          <w:rFonts w:asciiTheme="minorHAnsi" w:eastAsiaTheme="minorHAnsi" w:hAnsiTheme="minorHAnsi" w:cstheme="minorBidi"/>
          <w:kern w:val="2"/>
          <w14:ligatures w14:val="standardContextual"/>
        </w:rPr>
        <w:t xml:space="preserve">Note: Because there are often multiple CDS lines for a single gene, the above command </w:t>
      </w:r>
      <w:r>
        <w:rPr>
          <w:rFonts w:asciiTheme="minorHAnsi" w:eastAsiaTheme="minorHAnsi" w:hAnsiTheme="minorHAnsi" w:cstheme="minorBidi"/>
          <w:kern w:val="2"/>
          <w14:ligatures w14:val="standardContextual"/>
        </w:rPr>
        <w:t xml:space="preserve">is piped </w:t>
      </w:r>
      <w:r w:rsidRPr="00C56DB8">
        <w:rPr>
          <w:rFonts w:asciiTheme="minorHAnsi" w:eastAsiaTheme="minorHAnsi" w:hAnsiTheme="minorHAnsi" w:cstheme="minorBidi"/>
          <w:kern w:val="2"/>
          <w14:ligatures w14:val="standardContextual"/>
        </w:rPr>
        <w:t>through “sort -u” to remove any duplicate lines. We recommend this step of removing duplicate lines, either at this step or following final editing of the mapping file, before running the “OM_mappingFlyOrthologsToSCRMshawPredictions.py” script.</w:t>
      </w:r>
    </w:p>
    <w:p w14:paraId="1F719980" w14:textId="77777777" w:rsidR="00E52DE0" w:rsidRDefault="00E52DE0" w:rsidP="00825215">
      <w:pPr>
        <w:rPr>
          <w:rFonts w:asciiTheme="minorHAnsi" w:eastAsiaTheme="minorHAnsi" w:hAnsiTheme="minorHAnsi" w:cstheme="minorBidi"/>
          <w:kern w:val="2"/>
          <w14:ligatures w14:val="standardContextual"/>
        </w:rPr>
      </w:pPr>
    </w:p>
    <w:p w14:paraId="2A03AABB" w14:textId="41F5943D" w:rsidR="00C65599" w:rsidRPr="005E062B" w:rsidRDefault="00825215" w:rsidP="00825215">
      <w:pPr>
        <w:pStyle w:val="ListParagraph"/>
        <w:numPr>
          <w:ilvl w:val="0"/>
          <w:numId w:val="10"/>
        </w:numPr>
        <w:rPr>
          <w:rFonts w:eastAsiaTheme="minorHAnsi"/>
        </w:rPr>
      </w:pPr>
      <w:r>
        <w:rPr>
          <w:rFonts w:eastAsiaTheme="minorHAnsi"/>
        </w:rPr>
        <w:t>Open the “</w:t>
      </w:r>
      <w:proofErr w:type="spellStart"/>
      <w:r w:rsidRPr="00825215">
        <w:rPr>
          <w:rFonts w:eastAsiaTheme="minorHAnsi"/>
          <w:i/>
          <w:iCs/>
        </w:rPr>
        <w:t>my_genome</w:t>
      </w:r>
      <w:r>
        <w:rPr>
          <w:rFonts w:eastAsiaTheme="minorHAnsi"/>
        </w:rPr>
        <w:t>.map</w:t>
      </w:r>
      <w:proofErr w:type="spellEnd"/>
      <w:r>
        <w:rPr>
          <w:rFonts w:eastAsiaTheme="minorHAnsi"/>
        </w:rPr>
        <w:t>” file, and make sure that Column 1 matches the gene IDs that are present in Column 6 of the “</w:t>
      </w:r>
      <w:proofErr w:type="spellStart"/>
      <w:r>
        <w:rPr>
          <w:rFonts w:eastAsiaTheme="minorHAnsi"/>
        </w:rPr>
        <w:t>peaks_AllSets.bed</w:t>
      </w:r>
      <w:proofErr w:type="spellEnd"/>
      <w:r>
        <w:rPr>
          <w:rFonts w:eastAsiaTheme="minorHAnsi"/>
        </w:rPr>
        <w:t>” file. Also make sure that Column 2 matches the protein IDs in the “</w:t>
      </w:r>
      <w:proofErr w:type="spellStart"/>
      <w:r w:rsidRPr="00825215">
        <w:rPr>
          <w:rFonts w:eastAsiaTheme="minorHAnsi"/>
          <w:i/>
          <w:iCs/>
        </w:rPr>
        <w:t>my_genome</w:t>
      </w:r>
      <w:r>
        <w:rPr>
          <w:rFonts w:eastAsiaTheme="minorHAnsi"/>
        </w:rPr>
        <w:t>_orthologer_output</w:t>
      </w:r>
      <w:proofErr w:type="spellEnd"/>
      <w:r>
        <w:rPr>
          <w:rFonts w:eastAsiaTheme="minorHAnsi"/>
        </w:rPr>
        <w:t>/</w:t>
      </w:r>
      <w:proofErr w:type="spellStart"/>
      <w:r>
        <w:rPr>
          <w:rFonts w:eastAsiaTheme="minorHAnsi"/>
        </w:rPr>
        <w:t>mydata.og_map</w:t>
      </w:r>
      <w:proofErr w:type="spellEnd"/>
      <w:r>
        <w:rPr>
          <w:rFonts w:eastAsiaTheme="minorHAnsi"/>
        </w:rPr>
        <w:t>” file. If necessary, edit the “</w:t>
      </w:r>
      <w:proofErr w:type="spellStart"/>
      <w:r w:rsidRPr="00C65599">
        <w:rPr>
          <w:rFonts w:eastAsiaTheme="minorHAnsi"/>
          <w:i/>
          <w:iCs/>
        </w:rPr>
        <w:t>my_genome</w:t>
      </w:r>
      <w:r>
        <w:rPr>
          <w:rFonts w:eastAsiaTheme="minorHAnsi"/>
        </w:rPr>
        <w:t>.map</w:t>
      </w:r>
      <w:proofErr w:type="spellEnd"/>
      <w:r>
        <w:rPr>
          <w:rFonts w:eastAsiaTheme="minorHAnsi"/>
        </w:rPr>
        <w:t>”</w:t>
      </w:r>
      <w:r w:rsidR="00C65599">
        <w:rPr>
          <w:rFonts w:eastAsiaTheme="minorHAnsi"/>
        </w:rPr>
        <w:t xml:space="preserve"> so that the respective columns match. (See the protocol at </w:t>
      </w:r>
      <w:r w:rsidR="00C65599" w:rsidRPr="00C65599">
        <w:rPr>
          <w:rFonts w:eastAsiaTheme="minorHAnsi"/>
          <w:i/>
          <w:iCs/>
        </w:rPr>
        <w:t>protocols.io</w:t>
      </w:r>
      <w:r w:rsidR="00C65599">
        <w:rPr>
          <w:rFonts w:eastAsiaTheme="minorHAnsi"/>
        </w:rPr>
        <w:t xml:space="preserve"> for one example.) </w:t>
      </w:r>
      <w:r w:rsidR="00C65599" w:rsidRPr="00C65599">
        <w:rPr>
          <w:rFonts w:eastAsiaTheme="minorHAnsi"/>
          <w:i/>
          <w:iCs/>
        </w:rPr>
        <w:t>The mapping steps will fail if the IDs in each of the columns do not match their counterparts in the other files.</w:t>
      </w:r>
    </w:p>
    <w:p w14:paraId="22F376A7" w14:textId="77777777" w:rsidR="005E062B" w:rsidRDefault="005E062B" w:rsidP="005E062B">
      <w:pPr>
        <w:rPr>
          <w:rFonts w:eastAsiaTheme="minorHAnsi"/>
        </w:rPr>
      </w:pPr>
    </w:p>
    <w:p w14:paraId="24368D5C" w14:textId="3AE1D1A2" w:rsidR="005E062B" w:rsidRPr="005E062B" w:rsidRDefault="005E062B" w:rsidP="005E062B">
      <w:pPr>
        <w:ind w:left="720"/>
        <w:rPr>
          <w:rFonts w:eastAsiaTheme="minorHAnsi"/>
        </w:rPr>
      </w:pPr>
      <w:r>
        <w:rPr>
          <w:rFonts w:eastAsiaTheme="minorHAnsi"/>
        </w:rPr>
        <w:t>Make sure to record any and all manipulations in your lab notes!</w:t>
      </w:r>
    </w:p>
    <w:p w14:paraId="11719341" w14:textId="77777777" w:rsidR="00C65599" w:rsidRPr="00C65599" w:rsidRDefault="00C65599" w:rsidP="00C65599">
      <w:pPr>
        <w:rPr>
          <w:rFonts w:eastAsiaTheme="minorHAnsi"/>
        </w:rPr>
      </w:pPr>
    </w:p>
    <w:p w14:paraId="36598384" w14:textId="4F9A363E" w:rsidR="00825215" w:rsidRDefault="00C65599" w:rsidP="00C65599">
      <w:pPr>
        <w:pStyle w:val="ListParagraph"/>
        <w:numPr>
          <w:ilvl w:val="0"/>
          <w:numId w:val="10"/>
        </w:numPr>
        <w:rPr>
          <w:rFonts w:eastAsiaTheme="minorHAnsi"/>
        </w:rPr>
      </w:pPr>
      <w:r>
        <w:rPr>
          <w:rFonts w:eastAsiaTheme="minorHAnsi"/>
        </w:rPr>
        <w:t>Name the final edited file “</w:t>
      </w:r>
      <w:proofErr w:type="spellStart"/>
      <w:r w:rsidRPr="00C65599">
        <w:rPr>
          <w:rFonts w:eastAsiaTheme="minorHAnsi"/>
          <w:i/>
          <w:iCs/>
        </w:rPr>
        <w:t>my_genome</w:t>
      </w:r>
      <w:r>
        <w:rPr>
          <w:rFonts w:eastAsiaTheme="minorHAnsi"/>
        </w:rPr>
        <w:t>.finalEdited.</w:t>
      </w:r>
      <w:r w:rsidR="00777E1A">
        <w:rPr>
          <w:rFonts w:eastAsiaTheme="minorHAnsi"/>
        </w:rPr>
        <w:t>map</w:t>
      </w:r>
      <w:proofErr w:type="spellEnd"/>
      <w:r>
        <w:rPr>
          <w:rFonts w:eastAsiaTheme="minorHAnsi"/>
        </w:rPr>
        <w:t>”.</w:t>
      </w:r>
    </w:p>
    <w:p w14:paraId="241D56D3" w14:textId="77777777" w:rsidR="00E571ED" w:rsidRPr="00E571ED" w:rsidRDefault="00E571ED" w:rsidP="00E571ED">
      <w:pPr>
        <w:pStyle w:val="ListParagraph"/>
        <w:rPr>
          <w:rFonts w:eastAsiaTheme="minorHAnsi"/>
        </w:rPr>
      </w:pPr>
    </w:p>
    <w:p w14:paraId="508F4A2C" w14:textId="506752C5" w:rsidR="00E571ED" w:rsidRDefault="00E571ED" w:rsidP="00C65599">
      <w:pPr>
        <w:pStyle w:val="ListParagraph"/>
        <w:numPr>
          <w:ilvl w:val="0"/>
          <w:numId w:val="10"/>
        </w:numPr>
        <w:rPr>
          <w:rFonts w:eastAsiaTheme="minorHAnsi"/>
        </w:rPr>
      </w:pPr>
      <w:r>
        <w:rPr>
          <w:rFonts w:eastAsiaTheme="minorHAnsi"/>
        </w:rPr>
        <w:t>Run the “OM_mapping_slurm.sh” script</w:t>
      </w:r>
    </w:p>
    <w:p w14:paraId="4E88A20F" w14:textId="77777777" w:rsidR="00E571ED" w:rsidRPr="00E571ED" w:rsidRDefault="00E571ED" w:rsidP="00E571ED">
      <w:pPr>
        <w:pStyle w:val="ListParagraph"/>
        <w:rPr>
          <w:rFonts w:eastAsiaTheme="minorHAnsi"/>
        </w:rPr>
      </w:pPr>
    </w:p>
    <w:p w14:paraId="0CD47B3E" w14:textId="27C8B624" w:rsidR="00E571ED" w:rsidRPr="00E571ED" w:rsidRDefault="00E571ED" w:rsidP="00E571ED">
      <w:pPr>
        <w:ind w:left="720"/>
        <w:rPr>
          <w:rFonts w:ascii="Monaco" w:eastAsiaTheme="minorHAnsi" w:hAnsi="Monaco" w:cstheme="minorBidi"/>
          <w:kern w:val="2"/>
          <w:sz w:val="20"/>
          <w:szCs w:val="20"/>
          <w14:ligatures w14:val="standardContextual"/>
        </w:rPr>
      </w:pPr>
      <w:r w:rsidRPr="00E571ED">
        <w:rPr>
          <w:rFonts w:ascii="Monaco" w:eastAsiaTheme="minorHAnsi" w:hAnsi="Monaco" w:cstheme="minorBidi"/>
          <w:kern w:val="2"/>
          <w:sz w:val="20"/>
          <w:szCs w:val="20"/>
          <w14:ligatures w14:val="standardContextual"/>
        </w:rPr>
        <w:t xml:space="preserve">$ </w:t>
      </w:r>
      <w:proofErr w:type="spellStart"/>
      <w:r w:rsidRPr="00E571ED">
        <w:rPr>
          <w:rFonts w:ascii="Monaco" w:eastAsiaTheme="minorHAnsi" w:hAnsi="Monaco" w:cstheme="minorBidi"/>
          <w:kern w:val="2"/>
          <w:sz w:val="20"/>
          <w:szCs w:val="20"/>
          <w14:ligatures w14:val="standardContextual"/>
        </w:rPr>
        <w:t>sbatch</w:t>
      </w:r>
      <w:proofErr w:type="spellEnd"/>
      <w:r w:rsidRPr="00E571ED">
        <w:rPr>
          <w:rFonts w:ascii="Monaco" w:eastAsiaTheme="minorHAnsi" w:hAnsi="Monaco" w:cstheme="minorBidi"/>
          <w:kern w:val="2"/>
          <w:sz w:val="20"/>
          <w:szCs w:val="20"/>
          <w14:ligatures w14:val="standardContextual"/>
        </w:rPr>
        <w:t xml:space="preserve"> /projects/academic/mshalfon/</w:t>
      </w:r>
      <w:r w:rsidR="00A45BB6">
        <w:rPr>
          <w:rFonts w:ascii="Monaco" w:eastAsiaTheme="minorHAnsi" w:hAnsi="Monaco" w:cstheme="minorBidi"/>
          <w:kern w:val="2"/>
          <w:sz w:val="20"/>
          <w:szCs w:val="20"/>
          <w14:ligatures w14:val="standardContextual"/>
        </w:rPr>
        <w:t>Scripts</w:t>
      </w:r>
      <w:r w:rsidRPr="00E571ED">
        <w:rPr>
          <w:rFonts w:ascii="Monaco" w:eastAsiaTheme="minorHAnsi" w:hAnsi="Monaco" w:cstheme="minorBidi"/>
          <w:kern w:val="2"/>
          <w:sz w:val="20"/>
          <w:szCs w:val="20"/>
          <w14:ligatures w14:val="standardContextual"/>
        </w:rPr>
        <w:t>/OM_mapping_slurm.sh</w:t>
      </w:r>
    </w:p>
    <w:p w14:paraId="65F08AF2" w14:textId="77777777" w:rsidR="00E571ED" w:rsidRPr="00E571ED" w:rsidRDefault="00E571ED" w:rsidP="00E571ED">
      <w:pPr>
        <w:pStyle w:val="ListParagraph"/>
        <w:rPr>
          <w:rFonts w:eastAsiaTheme="minorHAnsi"/>
        </w:rPr>
      </w:pPr>
    </w:p>
    <w:p w14:paraId="7AC4AB67" w14:textId="778E4B75" w:rsidR="00E571ED" w:rsidRPr="00EC0FD6" w:rsidRDefault="0053224C" w:rsidP="00EC0FD6">
      <w:pPr>
        <w:ind w:left="720"/>
        <w:rPr>
          <w:rFonts w:asciiTheme="minorHAnsi" w:eastAsiaTheme="minorHAnsi" w:hAnsiTheme="minorHAnsi" w:cstheme="minorBidi"/>
          <w:kern w:val="2"/>
          <w14:ligatures w14:val="standardContextual"/>
        </w:rPr>
      </w:pPr>
      <w:r w:rsidRPr="00EC0FD6">
        <w:rPr>
          <w:rFonts w:asciiTheme="minorHAnsi" w:eastAsiaTheme="minorHAnsi" w:hAnsiTheme="minorHAnsi" w:cstheme="minorBidi"/>
          <w:kern w:val="2"/>
          <w14:ligatures w14:val="standardContextual"/>
        </w:rPr>
        <w:t xml:space="preserve">If you want to generate the final SCRMshaw output in GFF format, </w:t>
      </w:r>
      <w:r w:rsidR="00EC0FD6" w:rsidRPr="00EC0FD6">
        <w:rPr>
          <w:rFonts w:asciiTheme="minorHAnsi" w:eastAsiaTheme="minorHAnsi" w:hAnsiTheme="minorHAnsi" w:cstheme="minorBidi"/>
          <w:kern w:val="2"/>
          <w14:ligatures w14:val="standardContextual"/>
        </w:rPr>
        <w:t>include the -g flag on the</w:t>
      </w:r>
      <w:r w:rsidR="00EC0FD6">
        <w:rPr>
          <w:rFonts w:eastAsiaTheme="minorHAnsi"/>
        </w:rPr>
        <w:t xml:space="preserve"> </w:t>
      </w:r>
      <w:r w:rsidR="00EC0FD6" w:rsidRPr="00EC0FD6">
        <w:rPr>
          <w:rFonts w:asciiTheme="minorHAnsi" w:eastAsiaTheme="minorHAnsi" w:hAnsiTheme="minorHAnsi" w:cstheme="minorBidi"/>
          <w:kern w:val="2"/>
          <w14:ligatures w14:val="standardContextual"/>
        </w:rPr>
        <w:t>command line</w:t>
      </w:r>
      <w:r w:rsidR="00171386">
        <w:rPr>
          <w:rFonts w:asciiTheme="minorHAnsi" w:eastAsiaTheme="minorHAnsi" w:hAnsiTheme="minorHAnsi" w:cstheme="minorBidi"/>
          <w:kern w:val="2"/>
          <w14:ligatures w14:val="standardContextual"/>
        </w:rPr>
        <w:t xml:space="preserve"> followed by the path to the annotation GFF (i.e. </w:t>
      </w:r>
      <w:r w:rsidR="00171386" w:rsidRPr="00171386">
        <w:rPr>
          <w:rFonts w:asciiTheme="minorHAnsi" w:eastAsiaTheme="minorHAnsi" w:hAnsiTheme="minorHAnsi" w:cstheme="minorHAnsi"/>
          <w:kern w:val="2"/>
          <w14:ligatures w14:val="standardContextual"/>
        </w:rPr>
        <w:t>/projects/academic/</w:t>
      </w:r>
      <w:proofErr w:type="spellStart"/>
      <w:r w:rsidR="00171386" w:rsidRPr="00171386">
        <w:rPr>
          <w:rFonts w:asciiTheme="minorHAnsi" w:eastAsiaTheme="minorHAnsi" w:hAnsiTheme="minorHAnsi" w:cstheme="minorHAnsi"/>
          <w:kern w:val="2"/>
          <w14:ligatures w14:val="standardContextual"/>
        </w:rPr>
        <w:t>mshalfon</w:t>
      </w:r>
      <w:proofErr w:type="spellEnd"/>
      <w:r w:rsidR="00171386" w:rsidRPr="00171386">
        <w:rPr>
          <w:rFonts w:asciiTheme="minorHAnsi" w:eastAsiaTheme="minorHAnsi" w:hAnsiTheme="minorHAnsi" w:cstheme="minorHAnsi"/>
          <w:kern w:val="2"/>
          <w14:ligatures w14:val="standardContextual"/>
        </w:rPr>
        <w:t>/genomes/</w:t>
      </w:r>
      <w:proofErr w:type="spellStart"/>
      <w:del w:id="25" w:author="Marc S. Halfon" w:date="2026-09-27T17:01:00Z" w16du:dateUtc="2026-09-27T21:01:00Z">
        <w:r w:rsidR="00171386" w:rsidRPr="00171386" w:rsidDel="007C2D03">
          <w:rPr>
            <w:rFonts w:asciiTheme="minorHAnsi" w:eastAsiaTheme="minorHAnsi" w:hAnsiTheme="minorHAnsi" w:cstheme="minorHAnsi"/>
            <w:i/>
            <w:iCs/>
            <w:kern w:val="2"/>
            <w14:ligatures w14:val="standardContextual"/>
          </w:rPr>
          <w:delText>my_new_genome</w:delText>
        </w:r>
      </w:del>
      <w:ins w:id="26" w:author="Marc S. Halfon" w:date="2026-09-27T17:01:00Z" w16du:dateUtc="2026-09-27T21:01:00Z">
        <w:r w:rsidR="007C2D03">
          <w:rPr>
            <w:rFonts w:asciiTheme="minorHAnsi" w:eastAsiaTheme="minorHAnsi" w:hAnsiTheme="minorHAnsi" w:cstheme="minorHAnsi"/>
            <w:i/>
            <w:iCs/>
            <w:kern w:val="2"/>
            <w14:ligatures w14:val="standardContextual"/>
          </w:rPr>
          <w:t>my_genome</w:t>
        </w:r>
      </w:ins>
      <w:proofErr w:type="spellEnd"/>
      <w:r w:rsidR="00171386" w:rsidRPr="00171386">
        <w:rPr>
          <w:rFonts w:asciiTheme="minorHAnsi" w:eastAsiaTheme="minorHAnsi" w:hAnsiTheme="minorHAnsi" w:cstheme="minorHAnsi"/>
          <w:kern w:val="2"/>
          <w14:ligatures w14:val="standardContextual"/>
        </w:rPr>
        <w:t>/</w:t>
      </w:r>
      <w:proofErr w:type="spellStart"/>
      <w:del w:id="27" w:author="Marc S. Halfon" w:date="2026-09-27T17:01:00Z" w16du:dateUtc="2026-09-27T21:01:00Z">
        <w:r w:rsidR="00171386" w:rsidRPr="00171386" w:rsidDel="007C2D03">
          <w:rPr>
            <w:rFonts w:asciiTheme="minorHAnsi" w:eastAsiaTheme="minorHAnsi" w:hAnsiTheme="minorHAnsi" w:cstheme="minorHAnsi"/>
            <w:i/>
            <w:iCs/>
            <w:kern w:val="2"/>
            <w14:ligatures w14:val="standardContextual"/>
          </w:rPr>
          <w:delText>my_new_genome</w:delText>
        </w:r>
      </w:del>
      <w:ins w:id="28" w:author="Marc S. Halfon" w:date="2026-09-27T17:01:00Z" w16du:dateUtc="2026-09-27T21:01:00Z">
        <w:r w:rsidR="007C2D03">
          <w:rPr>
            <w:rFonts w:asciiTheme="minorHAnsi" w:eastAsiaTheme="minorHAnsi" w:hAnsiTheme="minorHAnsi" w:cstheme="minorHAnsi"/>
            <w:i/>
            <w:iCs/>
            <w:kern w:val="2"/>
            <w14:ligatures w14:val="standardContextual"/>
          </w:rPr>
          <w:t>my_genome</w:t>
        </w:r>
      </w:ins>
      <w:r w:rsidR="00171386" w:rsidRPr="00171386">
        <w:rPr>
          <w:rFonts w:asciiTheme="minorHAnsi" w:eastAsiaTheme="minorHAnsi" w:hAnsiTheme="minorHAnsi" w:cstheme="minorHAnsi"/>
          <w:kern w:val="2"/>
          <w14:ligatures w14:val="standardContextual"/>
        </w:rPr>
        <w:t>.gff</w:t>
      </w:r>
      <w:proofErr w:type="spellEnd"/>
      <w:r w:rsidR="00171386">
        <w:rPr>
          <w:rFonts w:asciiTheme="minorHAnsi" w:eastAsiaTheme="minorHAnsi" w:hAnsiTheme="minorHAnsi" w:cstheme="minorHAnsi"/>
          <w:kern w:val="2"/>
          <w14:ligatures w14:val="standardContextual"/>
        </w:rPr>
        <w:t>)</w:t>
      </w:r>
      <w:r w:rsidR="00EC0FD6" w:rsidRPr="00171386">
        <w:rPr>
          <w:rFonts w:asciiTheme="minorHAnsi" w:eastAsiaTheme="minorHAnsi" w:hAnsiTheme="minorHAnsi" w:cstheme="minorHAnsi"/>
          <w:kern w:val="2"/>
          <w14:ligatures w14:val="standardContextual"/>
        </w:rPr>
        <w:t xml:space="preserve">. </w:t>
      </w:r>
      <w:r w:rsidR="00EC0FD6" w:rsidRPr="00EC0FD6">
        <w:rPr>
          <w:rFonts w:asciiTheme="minorHAnsi" w:eastAsiaTheme="minorHAnsi" w:hAnsiTheme="minorHAnsi" w:cstheme="minorBidi"/>
          <w:kern w:val="2"/>
          <w14:ligatures w14:val="standardContextual"/>
        </w:rPr>
        <w:t>This step in not generally recommended.</w:t>
      </w:r>
    </w:p>
    <w:p w14:paraId="3320C1D3" w14:textId="77777777" w:rsidR="00EC0FD6" w:rsidRDefault="00EC0FD6" w:rsidP="00E571ED">
      <w:pPr>
        <w:rPr>
          <w:rFonts w:eastAsiaTheme="minorHAnsi"/>
        </w:rPr>
      </w:pPr>
    </w:p>
    <w:p w14:paraId="3E6DC6ED" w14:textId="272DB628" w:rsidR="00E571ED" w:rsidRPr="005E497B" w:rsidRDefault="005E497B" w:rsidP="005E497B">
      <w:pPr>
        <w:pStyle w:val="ListParagraph"/>
        <w:numPr>
          <w:ilvl w:val="0"/>
          <w:numId w:val="10"/>
        </w:numPr>
        <w:rPr>
          <w:rFonts w:eastAsiaTheme="minorHAnsi"/>
        </w:rPr>
      </w:pPr>
      <w:r>
        <w:rPr>
          <w:rFonts w:eastAsiaTheme="minorHAnsi"/>
        </w:rPr>
        <w:t xml:space="preserve">This script will produce the following files in the </w:t>
      </w:r>
      <w:proofErr w:type="spellStart"/>
      <w:r w:rsidRPr="005E497B">
        <w:rPr>
          <w:rFonts w:eastAsiaTheme="minorHAnsi"/>
          <w:i/>
          <w:iCs/>
        </w:rPr>
        <w:t>my_genome</w:t>
      </w:r>
      <w:proofErr w:type="spellEnd"/>
      <w:r>
        <w:rPr>
          <w:rFonts w:eastAsiaTheme="minorHAnsi"/>
        </w:rPr>
        <w:t xml:space="preserve"> directory:</w:t>
      </w:r>
    </w:p>
    <w:p w14:paraId="40D05C2D" w14:textId="77777777" w:rsidR="00E571ED" w:rsidRPr="00E571ED" w:rsidRDefault="00E571ED" w:rsidP="00E571ED">
      <w:pPr>
        <w:rPr>
          <w:rFonts w:eastAsiaTheme="minorHAnsi"/>
        </w:rPr>
      </w:pPr>
    </w:p>
    <w:p w14:paraId="2028677A" w14:textId="48300A21" w:rsidR="005E497B" w:rsidRPr="005E497B" w:rsidRDefault="005E497B" w:rsidP="000E0378">
      <w:pPr>
        <w:ind w:left="1080" w:hanging="360"/>
        <w:rPr>
          <w:rFonts w:asciiTheme="minorHAnsi" w:eastAsiaTheme="minorHAnsi" w:hAnsiTheme="minorHAnsi" w:cstheme="minorBidi"/>
          <w:kern w:val="2"/>
          <w14:ligatures w14:val="standardContextual"/>
        </w:rPr>
      </w:pPr>
      <w:proofErr w:type="spellStart"/>
      <w:r w:rsidRPr="005E497B">
        <w:rPr>
          <w:rFonts w:asciiTheme="minorHAnsi" w:eastAsiaTheme="minorHAnsi" w:hAnsiTheme="minorHAnsi" w:cstheme="minorBidi"/>
          <w:kern w:val="2"/>
          <w14:ligatures w14:val="standardContextual"/>
        </w:rPr>
        <w:t>p</w:t>
      </w:r>
      <w:r w:rsidRPr="005E497B">
        <w:rPr>
          <w:rFonts w:ascii="Monaco" w:eastAsiaTheme="minorHAnsi" w:hAnsi="Monaco" w:cstheme="minorBidi"/>
          <w:kern w:val="2"/>
          <w:sz w:val="20"/>
          <w:szCs w:val="20"/>
          <w14:ligatures w14:val="standardContextual"/>
        </w:rPr>
        <w:t>eaks_</w:t>
      </w:r>
      <w:r w:rsidR="00E677E6" w:rsidRPr="005E497B">
        <w:rPr>
          <w:rFonts w:ascii="Monaco" w:eastAsiaTheme="minorHAnsi" w:hAnsi="Monaco" w:cstheme="minorBidi"/>
          <w:kern w:val="2"/>
          <w:sz w:val="20"/>
          <w:szCs w:val="20"/>
          <w14:ligatures w14:val="standardContextual"/>
        </w:rPr>
        <w:t>All</w:t>
      </w:r>
      <w:r w:rsidR="00E677E6">
        <w:rPr>
          <w:rFonts w:ascii="Monaco" w:eastAsiaTheme="minorHAnsi" w:hAnsi="Monaco" w:cstheme="minorBidi"/>
          <w:kern w:val="2"/>
          <w:sz w:val="20"/>
          <w:szCs w:val="20"/>
          <w14:ligatures w14:val="standardContextual"/>
        </w:rPr>
        <w:t>S</w:t>
      </w:r>
      <w:r w:rsidR="00E677E6" w:rsidRPr="005E497B">
        <w:rPr>
          <w:rFonts w:ascii="Monaco" w:eastAsiaTheme="minorHAnsi" w:hAnsi="Monaco" w:cstheme="minorBidi"/>
          <w:kern w:val="2"/>
          <w:sz w:val="20"/>
          <w:szCs w:val="20"/>
          <w14:ligatures w14:val="standardContextual"/>
        </w:rPr>
        <w:t>ets</w:t>
      </w:r>
      <w:r w:rsidRPr="005E497B">
        <w:rPr>
          <w:rFonts w:ascii="Monaco" w:eastAsiaTheme="minorHAnsi" w:hAnsi="Monaco" w:cstheme="minorBidi"/>
          <w:kern w:val="2"/>
          <w:sz w:val="20"/>
          <w:szCs w:val="20"/>
          <w14:ligatures w14:val="standardContextual"/>
        </w:rPr>
        <w:t>_</w:t>
      </w:r>
      <w:r w:rsidRPr="005E497B">
        <w:rPr>
          <w:rFonts w:ascii="Monaco" w:eastAsiaTheme="minorHAnsi" w:hAnsi="Monaco" w:cstheme="minorBidi"/>
          <w:i/>
          <w:iCs/>
          <w:kern w:val="2"/>
          <w:sz w:val="20"/>
          <w:szCs w:val="20"/>
          <w14:ligatures w14:val="standardContextual"/>
        </w:rPr>
        <w:t>my_genome</w:t>
      </w:r>
      <w:r w:rsidRPr="005E497B">
        <w:rPr>
          <w:rFonts w:ascii="Monaco" w:eastAsiaTheme="minorHAnsi" w:hAnsi="Monaco" w:cstheme="minorBidi"/>
          <w:kern w:val="2"/>
          <w:sz w:val="20"/>
          <w:szCs w:val="20"/>
          <w14:ligatures w14:val="standardContextual"/>
        </w:rPr>
        <w:t>.bed</w:t>
      </w:r>
      <w:proofErr w:type="spellEnd"/>
      <w:r w:rsidRPr="005E497B">
        <w:rPr>
          <w:rFonts w:ascii="Monaco" w:eastAsiaTheme="minorHAnsi" w:hAnsi="Monaco" w:cstheme="minorBidi"/>
          <w:kern w:val="2"/>
          <w:sz w:val="20"/>
          <w:szCs w:val="20"/>
          <w14:ligatures w14:val="standardContextual"/>
        </w:rPr>
        <w:t xml:space="preserve"> </w:t>
      </w:r>
      <w:r>
        <w:rPr>
          <w:rFonts w:asciiTheme="minorHAnsi" w:eastAsiaTheme="minorHAnsi" w:hAnsiTheme="minorHAnsi" w:cstheme="minorBidi"/>
          <w:kern w:val="2"/>
          <w14:ligatures w14:val="standardContextual"/>
        </w:rPr>
        <w:t xml:space="preserve"> =&gt; the original SCRMshaw post-processed output</w:t>
      </w:r>
    </w:p>
    <w:p w14:paraId="4916708A" w14:textId="76016249" w:rsidR="005E497B" w:rsidRPr="005E497B" w:rsidRDefault="005E497B" w:rsidP="000E0378">
      <w:pPr>
        <w:ind w:left="1080" w:hanging="360"/>
        <w:rPr>
          <w:rFonts w:asciiTheme="minorHAnsi" w:eastAsiaTheme="minorHAnsi" w:hAnsiTheme="minorHAnsi" w:cstheme="minorBidi"/>
          <w:kern w:val="2"/>
          <w14:ligatures w14:val="standardContextual"/>
        </w:rPr>
      </w:pPr>
      <w:proofErr w:type="spellStart"/>
      <w:r w:rsidRPr="005E497B">
        <w:rPr>
          <w:rFonts w:ascii="Monaco" w:eastAsiaTheme="minorHAnsi" w:hAnsi="Monaco" w:cstheme="minorBidi"/>
          <w:kern w:val="2"/>
          <w:sz w:val="20"/>
          <w:szCs w:val="20"/>
          <w14:ligatures w14:val="standardContextual"/>
        </w:rPr>
        <w:lastRenderedPageBreak/>
        <w:t>SO_peaks_</w:t>
      </w:r>
      <w:r w:rsidR="00E677E6" w:rsidRPr="005E497B">
        <w:rPr>
          <w:rFonts w:ascii="Monaco" w:eastAsiaTheme="minorHAnsi" w:hAnsi="Monaco" w:cstheme="minorBidi"/>
          <w:kern w:val="2"/>
          <w:sz w:val="20"/>
          <w:szCs w:val="20"/>
          <w14:ligatures w14:val="standardContextual"/>
        </w:rPr>
        <w:t>All</w:t>
      </w:r>
      <w:r w:rsidR="00E677E6">
        <w:rPr>
          <w:rFonts w:ascii="Monaco" w:eastAsiaTheme="minorHAnsi" w:hAnsi="Monaco" w:cstheme="minorBidi"/>
          <w:kern w:val="2"/>
          <w:sz w:val="20"/>
          <w:szCs w:val="20"/>
          <w14:ligatures w14:val="standardContextual"/>
        </w:rPr>
        <w:t>S</w:t>
      </w:r>
      <w:r w:rsidR="00E677E6" w:rsidRPr="005E497B">
        <w:rPr>
          <w:rFonts w:ascii="Monaco" w:eastAsiaTheme="minorHAnsi" w:hAnsi="Monaco" w:cstheme="minorBidi"/>
          <w:kern w:val="2"/>
          <w:sz w:val="20"/>
          <w:szCs w:val="20"/>
          <w14:ligatures w14:val="standardContextual"/>
        </w:rPr>
        <w:t>ets</w:t>
      </w:r>
      <w:r w:rsidRPr="005E497B">
        <w:rPr>
          <w:rFonts w:ascii="Monaco" w:eastAsiaTheme="minorHAnsi" w:hAnsi="Monaco" w:cstheme="minorBidi"/>
          <w:kern w:val="2"/>
          <w:sz w:val="20"/>
          <w:szCs w:val="20"/>
          <w14:ligatures w14:val="standardContextual"/>
        </w:rPr>
        <w:t>_</w:t>
      </w:r>
      <w:r w:rsidRPr="005E497B">
        <w:rPr>
          <w:rFonts w:ascii="Monaco" w:eastAsiaTheme="minorHAnsi" w:hAnsi="Monaco" w:cstheme="minorBidi"/>
          <w:i/>
          <w:iCs/>
          <w:kern w:val="2"/>
          <w:sz w:val="20"/>
          <w:szCs w:val="20"/>
          <w14:ligatures w14:val="standardContextual"/>
        </w:rPr>
        <w:t>my_genome</w:t>
      </w:r>
      <w:r w:rsidRPr="005E497B">
        <w:rPr>
          <w:rFonts w:ascii="Monaco" w:eastAsiaTheme="minorHAnsi" w:hAnsi="Monaco" w:cstheme="minorBidi"/>
          <w:kern w:val="2"/>
          <w:sz w:val="20"/>
          <w:szCs w:val="20"/>
          <w14:ligatures w14:val="standardContextual"/>
        </w:rPr>
        <w:t>.bed</w:t>
      </w:r>
      <w:proofErr w:type="spellEnd"/>
      <w:r w:rsidRPr="005E497B">
        <w:rPr>
          <w:rFonts w:ascii="Monaco" w:eastAsiaTheme="minorHAnsi" w:hAnsi="Monaco" w:cstheme="minorBidi"/>
          <w:kern w:val="2"/>
          <w:sz w:val="20"/>
          <w:szCs w:val="20"/>
          <w14:ligatures w14:val="standardContextual"/>
        </w:rPr>
        <w:t xml:space="preserve"> </w:t>
      </w:r>
      <w:r>
        <w:rPr>
          <w:rFonts w:asciiTheme="minorHAnsi" w:eastAsiaTheme="minorHAnsi" w:hAnsiTheme="minorHAnsi" w:cstheme="minorBidi"/>
          <w:kern w:val="2"/>
          <w14:ligatures w14:val="standardContextual"/>
        </w:rPr>
        <w:t xml:space="preserve"> =&gt; the </w:t>
      </w:r>
      <w:proofErr w:type="spellStart"/>
      <w:r>
        <w:rPr>
          <w:rFonts w:asciiTheme="minorHAnsi" w:eastAsiaTheme="minorHAnsi" w:hAnsiTheme="minorHAnsi" w:cstheme="minorBidi"/>
          <w:kern w:val="2"/>
          <w14:ligatures w14:val="standardContextual"/>
        </w:rPr>
        <w:t>SCRMshaw</w:t>
      </w:r>
      <w:proofErr w:type="spellEnd"/>
      <w:r>
        <w:rPr>
          <w:rFonts w:asciiTheme="minorHAnsi" w:eastAsiaTheme="minorHAnsi" w:hAnsiTheme="minorHAnsi" w:cstheme="minorBidi"/>
          <w:kern w:val="2"/>
          <w14:ligatures w14:val="standardContextual"/>
        </w:rPr>
        <w:t xml:space="preserve"> output following </w:t>
      </w:r>
      <w:proofErr w:type="spellStart"/>
      <w:r>
        <w:rPr>
          <w:rFonts w:asciiTheme="minorHAnsi" w:eastAsiaTheme="minorHAnsi" w:hAnsiTheme="minorHAnsi" w:cstheme="minorBidi"/>
          <w:kern w:val="2"/>
          <w14:ligatures w14:val="standardContextual"/>
        </w:rPr>
        <w:t>orthology</w:t>
      </w:r>
      <w:proofErr w:type="spellEnd"/>
      <w:r>
        <w:rPr>
          <w:rFonts w:asciiTheme="minorHAnsi" w:eastAsiaTheme="minorHAnsi" w:hAnsiTheme="minorHAnsi" w:cstheme="minorBidi"/>
          <w:kern w:val="2"/>
          <w14:ligatures w14:val="standardContextual"/>
        </w:rPr>
        <w:t xml:space="preserve"> mapping</w:t>
      </w:r>
    </w:p>
    <w:p w14:paraId="7CE837F8" w14:textId="2E24839B" w:rsidR="005E497B" w:rsidRPr="005E497B" w:rsidRDefault="005E497B" w:rsidP="000E0378">
      <w:pPr>
        <w:ind w:left="1080" w:hanging="360"/>
        <w:rPr>
          <w:rFonts w:asciiTheme="minorHAnsi" w:eastAsiaTheme="minorHAnsi" w:hAnsiTheme="minorHAnsi" w:cstheme="minorBidi"/>
          <w:kern w:val="2"/>
          <w14:ligatures w14:val="standardContextual"/>
        </w:rPr>
      </w:pPr>
      <w:proofErr w:type="spellStart"/>
      <w:r w:rsidRPr="005E497B">
        <w:rPr>
          <w:rFonts w:ascii="Monaco" w:eastAsiaTheme="minorHAnsi" w:hAnsi="Monaco" w:cstheme="minorBidi"/>
          <w:kern w:val="2"/>
          <w:sz w:val="20"/>
          <w:szCs w:val="20"/>
          <w14:ligatures w14:val="standardContextual"/>
        </w:rPr>
        <w:t>SO_merged_peaks_</w:t>
      </w:r>
      <w:r w:rsidR="00E677E6" w:rsidRPr="005E497B">
        <w:rPr>
          <w:rFonts w:ascii="Monaco" w:eastAsiaTheme="minorHAnsi" w:hAnsi="Monaco" w:cstheme="minorBidi"/>
          <w:kern w:val="2"/>
          <w:sz w:val="20"/>
          <w:szCs w:val="20"/>
          <w14:ligatures w14:val="standardContextual"/>
        </w:rPr>
        <w:t>All</w:t>
      </w:r>
      <w:r w:rsidR="00E677E6">
        <w:rPr>
          <w:rFonts w:ascii="Monaco" w:eastAsiaTheme="minorHAnsi" w:hAnsi="Monaco" w:cstheme="minorBidi"/>
          <w:kern w:val="2"/>
          <w:sz w:val="20"/>
          <w:szCs w:val="20"/>
          <w14:ligatures w14:val="standardContextual"/>
        </w:rPr>
        <w:t>S</w:t>
      </w:r>
      <w:r w:rsidR="00E677E6" w:rsidRPr="005E497B">
        <w:rPr>
          <w:rFonts w:ascii="Monaco" w:eastAsiaTheme="minorHAnsi" w:hAnsi="Monaco" w:cstheme="minorBidi"/>
          <w:kern w:val="2"/>
          <w:sz w:val="20"/>
          <w:szCs w:val="20"/>
          <w14:ligatures w14:val="standardContextual"/>
        </w:rPr>
        <w:t>ets</w:t>
      </w:r>
      <w:r w:rsidRPr="005E497B">
        <w:rPr>
          <w:rFonts w:ascii="Monaco" w:eastAsiaTheme="minorHAnsi" w:hAnsi="Monaco" w:cstheme="minorBidi"/>
          <w:kern w:val="2"/>
          <w:sz w:val="20"/>
          <w:szCs w:val="20"/>
          <w14:ligatures w14:val="standardContextual"/>
        </w:rPr>
        <w:t>_</w:t>
      </w:r>
      <w:r w:rsidRPr="005E497B">
        <w:rPr>
          <w:rFonts w:ascii="Monaco" w:eastAsiaTheme="minorHAnsi" w:hAnsi="Monaco" w:cstheme="minorBidi"/>
          <w:i/>
          <w:iCs/>
          <w:kern w:val="2"/>
          <w:sz w:val="20"/>
          <w:szCs w:val="20"/>
          <w14:ligatures w14:val="standardContextual"/>
        </w:rPr>
        <w:t>my_genome</w:t>
      </w:r>
      <w:r w:rsidRPr="005E497B">
        <w:rPr>
          <w:rFonts w:ascii="Monaco" w:eastAsiaTheme="minorHAnsi" w:hAnsi="Monaco" w:cstheme="minorBidi"/>
          <w:kern w:val="2"/>
          <w:sz w:val="20"/>
          <w:szCs w:val="20"/>
          <w14:ligatures w14:val="standardContextual"/>
        </w:rPr>
        <w:t>.bed</w:t>
      </w:r>
      <w:proofErr w:type="spellEnd"/>
      <w:r w:rsidRPr="005E497B">
        <w:rPr>
          <w:rFonts w:ascii="Monaco" w:eastAsiaTheme="minorHAnsi" w:hAnsi="Monaco" w:cstheme="minorBidi"/>
          <w:kern w:val="2"/>
          <w:sz w:val="20"/>
          <w:szCs w:val="20"/>
          <w14:ligatures w14:val="standardContextual"/>
        </w:rPr>
        <w:t xml:space="preserve"> </w:t>
      </w:r>
      <w:r>
        <w:rPr>
          <w:rFonts w:asciiTheme="minorHAnsi" w:eastAsiaTheme="minorHAnsi" w:hAnsiTheme="minorHAnsi" w:cstheme="minorBidi"/>
          <w:kern w:val="2"/>
          <w14:ligatures w14:val="standardContextual"/>
        </w:rPr>
        <w:t xml:space="preserve"> =&gt; the </w:t>
      </w:r>
      <w:proofErr w:type="spellStart"/>
      <w:r>
        <w:rPr>
          <w:rFonts w:asciiTheme="minorHAnsi" w:eastAsiaTheme="minorHAnsi" w:hAnsiTheme="minorHAnsi" w:cstheme="minorBidi"/>
          <w:kern w:val="2"/>
          <w14:ligatures w14:val="standardContextual"/>
        </w:rPr>
        <w:t>orthology</w:t>
      </w:r>
      <w:proofErr w:type="spellEnd"/>
      <w:r>
        <w:rPr>
          <w:rFonts w:asciiTheme="minorHAnsi" w:eastAsiaTheme="minorHAnsi" w:hAnsiTheme="minorHAnsi" w:cstheme="minorBidi"/>
          <w:kern w:val="2"/>
          <w14:ligatures w14:val="standardContextual"/>
        </w:rPr>
        <w:t xml:space="preserve">-mapped </w:t>
      </w:r>
      <w:proofErr w:type="spellStart"/>
      <w:r>
        <w:rPr>
          <w:rFonts w:asciiTheme="minorHAnsi" w:eastAsiaTheme="minorHAnsi" w:hAnsiTheme="minorHAnsi" w:cstheme="minorBidi"/>
          <w:kern w:val="2"/>
          <w14:ligatures w14:val="standardContextual"/>
        </w:rPr>
        <w:t>SCRMshaw</w:t>
      </w:r>
      <w:proofErr w:type="spellEnd"/>
      <w:r>
        <w:rPr>
          <w:rFonts w:asciiTheme="minorHAnsi" w:eastAsiaTheme="minorHAnsi" w:hAnsiTheme="minorHAnsi" w:cstheme="minorBidi"/>
          <w:kern w:val="2"/>
          <w14:ligatures w14:val="standardContextual"/>
        </w:rPr>
        <w:t xml:space="preserve"> output following </w:t>
      </w:r>
      <w:proofErr w:type="spellStart"/>
      <w:r>
        <w:rPr>
          <w:rFonts w:asciiTheme="minorHAnsi" w:eastAsiaTheme="minorHAnsi" w:hAnsiTheme="minorHAnsi" w:cstheme="minorBidi"/>
          <w:kern w:val="2"/>
          <w14:ligatures w14:val="standardContextual"/>
        </w:rPr>
        <w:t>BEDTools</w:t>
      </w:r>
      <w:proofErr w:type="spellEnd"/>
      <w:r>
        <w:rPr>
          <w:rFonts w:asciiTheme="minorHAnsi" w:eastAsiaTheme="minorHAnsi" w:hAnsiTheme="minorHAnsi" w:cstheme="minorBidi"/>
          <w:kern w:val="2"/>
          <w14:ligatures w14:val="standardContextual"/>
        </w:rPr>
        <w:t xml:space="preserve"> </w:t>
      </w:r>
      <w:proofErr w:type="spellStart"/>
      <w:r>
        <w:rPr>
          <w:rFonts w:asciiTheme="minorHAnsi" w:eastAsiaTheme="minorHAnsi" w:hAnsiTheme="minorHAnsi" w:cstheme="minorBidi"/>
          <w:kern w:val="2"/>
          <w14:ligatures w14:val="standardContextual"/>
        </w:rPr>
        <w:t>sort+merge</w:t>
      </w:r>
      <w:proofErr w:type="spellEnd"/>
    </w:p>
    <w:p w14:paraId="5716FDB2" w14:textId="77777777" w:rsidR="005E497B" w:rsidRDefault="005E497B" w:rsidP="000E0378">
      <w:pPr>
        <w:ind w:left="1080" w:hanging="360"/>
        <w:rPr>
          <w:rFonts w:asciiTheme="minorHAnsi" w:eastAsiaTheme="minorHAnsi" w:hAnsiTheme="minorHAnsi" w:cstheme="minorBidi"/>
          <w:kern w:val="2"/>
          <w14:ligatures w14:val="standardContextual"/>
        </w:rPr>
      </w:pPr>
    </w:p>
    <w:p w14:paraId="746ECB70" w14:textId="73ED1F3A" w:rsidR="005E497B" w:rsidRDefault="005E497B" w:rsidP="000E0378">
      <w:pPr>
        <w:ind w:left="1080" w:hanging="360"/>
        <w:rPr>
          <w:rFonts w:asciiTheme="minorHAnsi" w:eastAsiaTheme="minorHAnsi" w:hAnsiTheme="minorHAnsi" w:cstheme="minorBidi"/>
          <w:kern w:val="2"/>
          <w14:ligatures w14:val="standardContextual"/>
        </w:rPr>
      </w:pPr>
      <w:r>
        <w:rPr>
          <w:rFonts w:asciiTheme="minorHAnsi" w:eastAsiaTheme="minorHAnsi" w:hAnsiTheme="minorHAnsi" w:cstheme="minorBidi"/>
          <w:kern w:val="2"/>
          <w14:ligatures w14:val="standardContextual"/>
        </w:rPr>
        <w:t>If the GFF option is provided:</w:t>
      </w:r>
    </w:p>
    <w:p w14:paraId="73B81D20" w14:textId="126DB5F4" w:rsidR="005E497B" w:rsidRPr="005E497B" w:rsidRDefault="005E497B" w:rsidP="000E0378">
      <w:pPr>
        <w:ind w:left="1080" w:hanging="360"/>
        <w:rPr>
          <w:rFonts w:ascii="Monaco" w:eastAsiaTheme="minorHAnsi" w:hAnsi="Monaco" w:cstheme="minorBidi"/>
          <w:kern w:val="2"/>
          <w:sz w:val="20"/>
          <w:szCs w:val="20"/>
          <w14:ligatures w14:val="standardContextual"/>
        </w:rPr>
      </w:pPr>
      <w:proofErr w:type="spellStart"/>
      <w:r w:rsidRPr="005E497B">
        <w:rPr>
          <w:rFonts w:ascii="Monaco" w:eastAsiaTheme="minorHAnsi" w:hAnsi="Monaco" w:cstheme="minorBidi"/>
          <w:kern w:val="2"/>
          <w:sz w:val="20"/>
          <w:szCs w:val="20"/>
          <w14:ligatures w14:val="standardContextual"/>
        </w:rPr>
        <w:t>SO_merged_peaks_</w:t>
      </w:r>
      <w:r w:rsidR="00E677E6" w:rsidRPr="005E497B">
        <w:rPr>
          <w:rFonts w:ascii="Monaco" w:eastAsiaTheme="minorHAnsi" w:hAnsi="Monaco" w:cstheme="minorBidi"/>
          <w:kern w:val="2"/>
          <w:sz w:val="20"/>
          <w:szCs w:val="20"/>
          <w14:ligatures w14:val="standardContextual"/>
        </w:rPr>
        <w:t>All</w:t>
      </w:r>
      <w:r w:rsidR="00E677E6">
        <w:rPr>
          <w:rFonts w:ascii="Monaco" w:eastAsiaTheme="minorHAnsi" w:hAnsi="Monaco" w:cstheme="minorBidi"/>
          <w:kern w:val="2"/>
          <w:sz w:val="20"/>
          <w:szCs w:val="20"/>
          <w14:ligatures w14:val="standardContextual"/>
        </w:rPr>
        <w:t>S</w:t>
      </w:r>
      <w:r w:rsidR="00E677E6" w:rsidRPr="005E497B">
        <w:rPr>
          <w:rFonts w:ascii="Monaco" w:eastAsiaTheme="minorHAnsi" w:hAnsi="Monaco" w:cstheme="minorBidi"/>
          <w:kern w:val="2"/>
          <w:sz w:val="20"/>
          <w:szCs w:val="20"/>
          <w14:ligatures w14:val="standardContextual"/>
        </w:rPr>
        <w:t>ets</w:t>
      </w:r>
      <w:r w:rsidRPr="005E497B">
        <w:rPr>
          <w:rFonts w:ascii="Monaco" w:eastAsiaTheme="minorHAnsi" w:hAnsi="Monaco" w:cstheme="minorBidi"/>
          <w:kern w:val="2"/>
          <w:sz w:val="20"/>
          <w:szCs w:val="20"/>
          <w14:ligatures w14:val="standardContextual"/>
        </w:rPr>
        <w:t>_</w:t>
      </w:r>
      <w:r w:rsidRPr="005E497B">
        <w:rPr>
          <w:rFonts w:ascii="Monaco" w:eastAsiaTheme="minorHAnsi" w:hAnsi="Monaco" w:cstheme="minorBidi"/>
          <w:i/>
          <w:iCs/>
          <w:kern w:val="2"/>
          <w:sz w:val="20"/>
          <w:szCs w:val="20"/>
          <w14:ligatures w14:val="standardContextual"/>
        </w:rPr>
        <w:t>my_genome</w:t>
      </w:r>
      <w:r w:rsidRPr="005E497B">
        <w:rPr>
          <w:rFonts w:ascii="Monaco" w:eastAsiaTheme="minorHAnsi" w:hAnsi="Monaco" w:cstheme="minorBidi"/>
          <w:kern w:val="2"/>
          <w:sz w:val="20"/>
          <w:szCs w:val="20"/>
          <w14:ligatures w14:val="standardContextual"/>
        </w:rPr>
        <w:t>.gff</w:t>
      </w:r>
      <w:proofErr w:type="spellEnd"/>
      <w:r>
        <w:rPr>
          <w:rFonts w:ascii="Monaco" w:eastAsiaTheme="minorHAnsi" w:hAnsi="Monaco" w:cstheme="minorBidi"/>
          <w:kern w:val="2"/>
          <w:sz w:val="20"/>
          <w:szCs w:val="20"/>
          <w14:ligatures w14:val="standardContextual"/>
        </w:rPr>
        <w:t xml:space="preserve">  =&gt; </w:t>
      </w:r>
      <w:r>
        <w:rPr>
          <w:rFonts w:asciiTheme="minorHAnsi" w:eastAsiaTheme="minorHAnsi" w:hAnsiTheme="minorHAnsi" w:cstheme="minorBidi"/>
          <w:kern w:val="2"/>
          <w14:ligatures w14:val="standardContextual"/>
        </w:rPr>
        <w:t xml:space="preserve">the </w:t>
      </w:r>
      <w:proofErr w:type="spellStart"/>
      <w:r>
        <w:rPr>
          <w:rFonts w:asciiTheme="minorHAnsi" w:eastAsiaTheme="minorHAnsi" w:hAnsiTheme="minorHAnsi" w:cstheme="minorBidi"/>
          <w:kern w:val="2"/>
          <w14:ligatures w14:val="standardContextual"/>
        </w:rPr>
        <w:t>orthology</w:t>
      </w:r>
      <w:proofErr w:type="spellEnd"/>
      <w:r>
        <w:rPr>
          <w:rFonts w:asciiTheme="minorHAnsi" w:eastAsiaTheme="minorHAnsi" w:hAnsiTheme="minorHAnsi" w:cstheme="minorBidi"/>
          <w:kern w:val="2"/>
          <w14:ligatures w14:val="standardContextual"/>
        </w:rPr>
        <w:t>-mapped SCRMshaw output in GFF format</w:t>
      </w:r>
    </w:p>
    <w:p w14:paraId="79425486" w14:textId="7703EDEF" w:rsidR="005E497B" w:rsidRPr="005E497B" w:rsidRDefault="005E497B" w:rsidP="000E0378">
      <w:pPr>
        <w:ind w:left="1080" w:hanging="360"/>
        <w:rPr>
          <w:rFonts w:ascii="Monaco" w:eastAsiaTheme="minorHAnsi" w:hAnsi="Monaco" w:cstheme="minorBidi"/>
          <w:kern w:val="2"/>
          <w:sz w:val="20"/>
          <w:szCs w:val="20"/>
          <w14:ligatures w14:val="standardContextual"/>
        </w:rPr>
      </w:pPr>
      <w:proofErr w:type="spellStart"/>
      <w:r w:rsidRPr="005E497B">
        <w:rPr>
          <w:rFonts w:ascii="Monaco" w:eastAsiaTheme="minorHAnsi" w:hAnsi="Monaco" w:cstheme="minorBidi"/>
          <w:kern w:val="2"/>
          <w:sz w:val="20"/>
          <w:szCs w:val="20"/>
          <w14:ligatures w14:val="standardContextual"/>
        </w:rPr>
        <w:t>combined_annotation</w:t>
      </w:r>
      <w:r>
        <w:rPr>
          <w:rFonts w:ascii="Monaco" w:eastAsiaTheme="minorHAnsi" w:hAnsi="Monaco" w:cstheme="minorBidi"/>
          <w:kern w:val="2"/>
          <w:sz w:val="20"/>
          <w:szCs w:val="20"/>
          <w14:ligatures w14:val="standardContextual"/>
        </w:rPr>
        <w:t>_</w:t>
      </w:r>
      <w:r w:rsidRPr="005E497B">
        <w:rPr>
          <w:rFonts w:ascii="Monaco" w:eastAsiaTheme="minorHAnsi" w:hAnsi="Monaco" w:cstheme="minorBidi"/>
          <w:i/>
          <w:iCs/>
          <w:kern w:val="2"/>
          <w:sz w:val="20"/>
          <w:szCs w:val="20"/>
          <w14:ligatures w14:val="standardContextual"/>
        </w:rPr>
        <w:t>my_genome</w:t>
      </w:r>
      <w:r w:rsidRPr="005E497B">
        <w:rPr>
          <w:rFonts w:ascii="Monaco" w:eastAsiaTheme="minorHAnsi" w:hAnsi="Monaco" w:cstheme="minorBidi"/>
          <w:kern w:val="2"/>
          <w:sz w:val="20"/>
          <w:szCs w:val="20"/>
          <w14:ligatures w14:val="standardContextual"/>
        </w:rPr>
        <w:t>.gff</w:t>
      </w:r>
      <w:proofErr w:type="spellEnd"/>
      <w:r>
        <w:rPr>
          <w:rFonts w:ascii="Monaco" w:eastAsiaTheme="minorHAnsi" w:hAnsi="Monaco" w:cstheme="minorBidi"/>
          <w:kern w:val="2"/>
          <w:sz w:val="20"/>
          <w:szCs w:val="20"/>
          <w14:ligatures w14:val="standardContextual"/>
        </w:rPr>
        <w:t xml:space="preserve">  =&gt; </w:t>
      </w:r>
      <w:r>
        <w:rPr>
          <w:rFonts w:asciiTheme="minorHAnsi" w:eastAsiaTheme="minorHAnsi" w:hAnsiTheme="minorHAnsi" w:cstheme="minorBidi"/>
          <w:kern w:val="2"/>
          <w14:ligatures w14:val="standardContextual"/>
        </w:rPr>
        <w:t xml:space="preserve">the </w:t>
      </w:r>
      <w:proofErr w:type="spellStart"/>
      <w:r>
        <w:rPr>
          <w:rFonts w:asciiTheme="minorHAnsi" w:eastAsiaTheme="minorHAnsi" w:hAnsiTheme="minorHAnsi" w:cstheme="minorBidi"/>
          <w:kern w:val="2"/>
          <w14:ligatures w14:val="standardContextual"/>
        </w:rPr>
        <w:t>orthology</w:t>
      </w:r>
      <w:proofErr w:type="spellEnd"/>
      <w:r>
        <w:rPr>
          <w:rFonts w:asciiTheme="minorHAnsi" w:eastAsiaTheme="minorHAnsi" w:hAnsiTheme="minorHAnsi" w:cstheme="minorBidi"/>
          <w:kern w:val="2"/>
          <w14:ligatures w14:val="standardContextual"/>
        </w:rPr>
        <w:t>-mapped SCRMshaw output in GFF format appended to the genome annotation GFF file</w:t>
      </w:r>
    </w:p>
    <w:p w14:paraId="67899886" w14:textId="6B4D0672" w:rsidR="00E52DE0" w:rsidRPr="005E497B" w:rsidRDefault="005E497B" w:rsidP="000E0378">
      <w:pPr>
        <w:ind w:left="1080" w:hanging="360"/>
        <w:rPr>
          <w:rFonts w:ascii="Monaco" w:eastAsiaTheme="minorHAnsi" w:hAnsi="Monaco" w:cstheme="minorBidi"/>
          <w:kern w:val="2"/>
          <w:sz w:val="20"/>
          <w:szCs w:val="20"/>
          <w14:ligatures w14:val="standardContextual"/>
        </w:rPr>
      </w:pPr>
      <w:proofErr w:type="spellStart"/>
      <w:r w:rsidRPr="005E497B">
        <w:rPr>
          <w:rFonts w:ascii="Monaco" w:eastAsiaTheme="minorHAnsi" w:hAnsi="Monaco" w:cstheme="minorBidi"/>
          <w:kern w:val="2"/>
          <w:sz w:val="20"/>
          <w:szCs w:val="20"/>
          <w14:ligatures w14:val="standardContextual"/>
        </w:rPr>
        <w:t>combined_sorted_annotation_</w:t>
      </w:r>
      <w:r w:rsidRPr="005E497B">
        <w:rPr>
          <w:rFonts w:ascii="Monaco" w:eastAsiaTheme="minorHAnsi" w:hAnsi="Monaco" w:cstheme="minorBidi"/>
          <w:i/>
          <w:iCs/>
          <w:kern w:val="2"/>
          <w:sz w:val="20"/>
          <w:szCs w:val="20"/>
          <w14:ligatures w14:val="standardContextual"/>
        </w:rPr>
        <w:t>my_genome</w:t>
      </w:r>
      <w:r w:rsidRPr="005E497B">
        <w:rPr>
          <w:rFonts w:ascii="Monaco" w:eastAsiaTheme="minorHAnsi" w:hAnsi="Monaco" w:cstheme="minorBidi"/>
          <w:kern w:val="2"/>
          <w:sz w:val="20"/>
          <w:szCs w:val="20"/>
          <w14:ligatures w14:val="standardContextual"/>
        </w:rPr>
        <w:t>.gff</w:t>
      </w:r>
      <w:proofErr w:type="spellEnd"/>
      <w:r>
        <w:rPr>
          <w:rFonts w:ascii="Monaco" w:eastAsiaTheme="minorHAnsi" w:hAnsi="Monaco" w:cstheme="minorBidi"/>
          <w:kern w:val="2"/>
          <w:sz w:val="20"/>
          <w:szCs w:val="20"/>
          <w14:ligatures w14:val="standardContextual"/>
        </w:rPr>
        <w:t xml:space="preserve">  =&gt; </w:t>
      </w:r>
      <w:r>
        <w:rPr>
          <w:rFonts w:asciiTheme="minorHAnsi" w:eastAsiaTheme="minorHAnsi" w:hAnsiTheme="minorHAnsi" w:cstheme="minorBidi"/>
          <w:kern w:val="2"/>
          <w14:ligatures w14:val="standardContextual"/>
        </w:rPr>
        <w:t xml:space="preserve">the </w:t>
      </w:r>
      <w:proofErr w:type="spellStart"/>
      <w:r>
        <w:rPr>
          <w:rFonts w:asciiTheme="minorHAnsi" w:eastAsiaTheme="minorHAnsi" w:hAnsiTheme="minorHAnsi" w:cstheme="minorBidi"/>
          <w:kern w:val="2"/>
          <w14:ligatures w14:val="standardContextual"/>
        </w:rPr>
        <w:t>orthology</w:t>
      </w:r>
      <w:proofErr w:type="spellEnd"/>
      <w:r>
        <w:rPr>
          <w:rFonts w:asciiTheme="minorHAnsi" w:eastAsiaTheme="minorHAnsi" w:hAnsiTheme="minorHAnsi" w:cstheme="minorBidi"/>
          <w:kern w:val="2"/>
          <w14:ligatures w14:val="standardContextual"/>
        </w:rPr>
        <w:t xml:space="preserve">-mapped SCRMshaw output in GFF format appended to the genome annotation GFF file, sorted using </w:t>
      </w:r>
      <w:r w:rsidRPr="005E497B">
        <w:rPr>
          <w:rFonts w:asciiTheme="minorHAnsi" w:eastAsiaTheme="minorHAnsi" w:hAnsiTheme="minorHAnsi" w:cstheme="minorBidi"/>
          <w:i/>
          <w:iCs/>
          <w:kern w:val="2"/>
          <w14:ligatures w14:val="standardContextual"/>
        </w:rPr>
        <w:t>gff3-toolkit</w:t>
      </w:r>
    </w:p>
    <w:p w14:paraId="5C709FCD" w14:textId="77777777" w:rsidR="00825215" w:rsidRDefault="00825215" w:rsidP="00E52DE0">
      <w:pPr>
        <w:rPr>
          <w:rFonts w:asciiTheme="minorHAnsi" w:eastAsiaTheme="minorHAnsi" w:hAnsiTheme="minorHAnsi" w:cstheme="minorBidi"/>
          <w:kern w:val="2"/>
          <w14:ligatures w14:val="standardContextual"/>
        </w:rPr>
      </w:pPr>
    </w:p>
    <w:p w14:paraId="22E60DA4" w14:textId="77777777" w:rsidR="00825215" w:rsidRDefault="00825215" w:rsidP="00E52DE0">
      <w:pPr>
        <w:rPr>
          <w:rFonts w:asciiTheme="minorHAnsi" w:eastAsiaTheme="minorHAnsi" w:hAnsiTheme="minorHAnsi" w:cstheme="minorBidi"/>
          <w:kern w:val="2"/>
          <w14:ligatures w14:val="standardContextual"/>
        </w:rPr>
      </w:pPr>
    </w:p>
    <w:p w14:paraId="71AA8743" w14:textId="77777777" w:rsidR="00825215" w:rsidRDefault="00825215" w:rsidP="00E52DE0">
      <w:pPr>
        <w:rPr>
          <w:rFonts w:asciiTheme="minorHAnsi" w:eastAsiaTheme="minorHAnsi" w:hAnsiTheme="minorHAnsi" w:cstheme="minorBidi"/>
          <w:kern w:val="2"/>
          <w14:ligatures w14:val="standardContextual"/>
        </w:rPr>
      </w:pPr>
    </w:p>
    <w:p w14:paraId="3C0F814B" w14:textId="77777777" w:rsidR="00825215" w:rsidRPr="00E52DE0" w:rsidRDefault="00825215" w:rsidP="00E52DE0">
      <w:pPr>
        <w:rPr>
          <w:rFonts w:asciiTheme="minorHAnsi" w:eastAsiaTheme="minorHAnsi" w:hAnsiTheme="minorHAnsi" w:cstheme="minorBidi"/>
          <w:kern w:val="2"/>
          <w14:ligatures w14:val="standardContextual"/>
        </w:rPr>
      </w:pPr>
    </w:p>
    <w:p w14:paraId="1B3191BF" w14:textId="77777777" w:rsidR="00682A12" w:rsidRDefault="00682A12" w:rsidP="00A27AD1">
      <w:pPr>
        <w:ind w:left="360"/>
        <w:rPr>
          <w:rFonts w:asciiTheme="minorHAnsi" w:eastAsiaTheme="minorHAnsi" w:hAnsiTheme="minorHAnsi" w:cstheme="minorBidi"/>
          <w:kern w:val="2"/>
          <w14:ligatures w14:val="standardContextual"/>
        </w:rPr>
      </w:pPr>
    </w:p>
    <w:p w14:paraId="6D02A19B" w14:textId="00C268DE" w:rsidR="00682A12" w:rsidRDefault="00682A12" w:rsidP="00682A12">
      <w:pPr>
        <w:rPr>
          <w:rFonts w:asciiTheme="minorHAnsi" w:hAnsiTheme="minorHAnsi" w:cstheme="minorHAnsi"/>
          <w:b/>
          <w:bCs/>
          <w:sz w:val="28"/>
          <w:szCs w:val="28"/>
        </w:rPr>
      </w:pPr>
      <w:r w:rsidRPr="005D2193">
        <w:rPr>
          <w:rFonts w:asciiTheme="minorHAnsi" w:hAnsiTheme="minorHAnsi" w:cstheme="minorHAnsi"/>
          <w:b/>
          <w:bCs/>
          <w:sz w:val="28"/>
          <w:szCs w:val="28"/>
        </w:rPr>
        <w:t xml:space="preserve">Part </w:t>
      </w:r>
      <w:r>
        <w:rPr>
          <w:rFonts w:asciiTheme="minorHAnsi" w:hAnsiTheme="minorHAnsi" w:cstheme="minorHAnsi"/>
          <w:b/>
          <w:bCs/>
          <w:sz w:val="28"/>
          <w:szCs w:val="28"/>
        </w:rPr>
        <w:t>G</w:t>
      </w:r>
      <w:r w:rsidRPr="005D2193">
        <w:rPr>
          <w:rFonts w:asciiTheme="minorHAnsi" w:hAnsiTheme="minorHAnsi" w:cstheme="minorHAnsi"/>
          <w:b/>
          <w:bCs/>
          <w:sz w:val="28"/>
          <w:szCs w:val="28"/>
        </w:rPr>
        <w:t xml:space="preserve">: </w:t>
      </w:r>
      <w:r>
        <w:rPr>
          <w:rFonts w:asciiTheme="minorHAnsi" w:hAnsiTheme="minorHAnsi" w:cstheme="minorHAnsi"/>
          <w:b/>
          <w:bCs/>
          <w:sz w:val="28"/>
          <w:szCs w:val="28"/>
        </w:rPr>
        <w:t>Transfer and cleanup</w:t>
      </w:r>
    </w:p>
    <w:p w14:paraId="02799A67" w14:textId="77777777" w:rsidR="00682A12" w:rsidRPr="005D2193" w:rsidRDefault="00682A12" w:rsidP="00682A12">
      <w:pPr>
        <w:rPr>
          <w:rFonts w:asciiTheme="minorHAnsi" w:hAnsiTheme="minorHAnsi" w:cstheme="minorHAnsi"/>
          <w:b/>
          <w:bCs/>
          <w:sz w:val="28"/>
          <w:szCs w:val="28"/>
        </w:rPr>
      </w:pPr>
    </w:p>
    <w:p w14:paraId="40F4DDAD" w14:textId="3B789705" w:rsidR="00682A12" w:rsidRDefault="00682A12" w:rsidP="00682A12">
      <w:pPr>
        <w:rPr>
          <w:rFonts w:asciiTheme="minorHAnsi" w:eastAsiaTheme="minorHAnsi" w:hAnsiTheme="minorHAnsi" w:cstheme="minorBidi"/>
          <w:kern w:val="2"/>
          <w14:ligatures w14:val="standardContextual"/>
        </w:rPr>
      </w:pPr>
      <w:del w:id="29" w:author="Marc S. Halfon" w:date="2026-09-27T17:02:00Z" w16du:dateUtc="2026-09-27T21:02:00Z">
        <w:r w:rsidDel="007C2D03">
          <w:rPr>
            <w:rFonts w:asciiTheme="minorHAnsi" w:eastAsiaTheme="minorHAnsi" w:hAnsiTheme="minorHAnsi" w:cstheme="minorBidi"/>
            <w:kern w:val="2"/>
            <w14:ligatures w14:val="standardContextual"/>
          </w:rPr>
          <w:delText>Files in the ‘scratch’ space are automatically deleted after 60 days. To properly archive your results, you must t</w:delText>
        </w:r>
      </w:del>
      <w:ins w:id="30" w:author="Marc S. Halfon" w:date="2026-09-27T17:02:00Z" w16du:dateUtc="2026-09-27T21:02:00Z">
        <w:r w:rsidR="007C2D03">
          <w:rPr>
            <w:rFonts w:asciiTheme="minorHAnsi" w:eastAsiaTheme="minorHAnsi" w:hAnsiTheme="minorHAnsi" w:cstheme="minorBidi"/>
            <w:kern w:val="2"/>
            <w14:ligatures w14:val="standardContextual"/>
          </w:rPr>
          <w:t>T</w:t>
        </w:r>
      </w:ins>
      <w:r>
        <w:rPr>
          <w:rFonts w:asciiTheme="minorHAnsi" w:eastAsiaTheme="minorHAnsi" w:hAnsiTheme="minorHAnsi" w:cstheme="minorBidi"/>
          <w:kern w:val="2"/>
          <w14:ligatures w14:val="standardContextual"/>
        </w:rPr>
        <w:t xml:space="preserve">ransfer the relevant data back to our </w:t>
      </w:r>
      <w:r w:rsidR="005E062B">
        <w:rPr>
          <w:rFonts w:asciiTheme="minorHAnsi" w:eastAsiaTheme="minorHAnsi" w:hAnsiTheme="minorHAnsi" w:cstheme="minorBidi"/>
          <w:kern w:val="2"/>
          <w14:ligatures w14:val="standardContextual"/>
        </w:rPr>
        <w:t xml:space="preserve">lab </w:t>
      </w:r>
      <w:r w:rsidR="005E062B" w:rsidRPr="007C2D03">
        <w:rPr>
          <w:rFonts w:asciiTheme="minorHAnsi" w:eastAsiaTheme="minorHAnsi" w:hAnsiTheme="minorHAnsi" w:cstheme="minorBidi"/>
          <w:i/>
          <w:iCs/>
          <w:kern w:val="2"/>
          <w14:ligatures w14:val="standardContextual"/>
          <w:rPrChange w:id="31" w:author="Marc S. Halfon" w:date="2026-09-27T17:02:00Z" w16du:dateUtc="2026-09-27T21:02:00Z">
            <w:rPr>
              <w:rFonts w:asciiTheme="minorHAnsi" w:eastAsiaTheme="minorHAnsi" w:hAnsiTheme="minorHAnsi" w:cstheme="minorBidi"/>
              <w:kern w:val="2"/>
              <w14:ligatures w14:val="standardContextual"/>
            </w:rPr>
          </w:rPrChange>
        </w:rPr>
        <w:t>“</w:t>
      </w:r>
      <w:proofErr w:type="spellStart"/>
      <w:del w:id="32" w:author="Marc S. Halfon" w:date="2026-09-27T17:02:00Z" w16du:dateUtc="2026-09-27T21:02:00Z">
        <w:r w:rsidR="005E062B" w:rsidRPr="007C2D03" w:rsidDel="007C2D03">
          <w:rPr>
            <w:rFonts w:asciiTheme="minorHAnsi" w:eastAsiaTheme="minorHAnsi" w:hAnsiTheme="minorHAnsi" w:cstheme="minorBidi"/>
            <w:i/>
            <w:iCs/>
            <w:kern w:val="2"/>
            <w14:ligatures w14:val="standardContextual"/>
            <w:rPrChange w:id="33" w:author="Marc S. Halfon" w:date="2026-09-27T17:02:00Z" w16du:dateUtc="2026-09-27T21:02:00Z">
              <w:rPr>
                <w:rFonts w:asciiTheme="minorHAnsi" w:eastAsiaTheme="minorHAnsi" w:hAnsiTheme="minorHAnsi" w:cstheme="minorBidi"/>
                <w:kern w:val="2"/>
                <w14:ligatures w14:val="standardContextual"/>
              </w:rPr>
            </w:rPrChange>
          </w:rPr>
          <w:delText>projects</w:delText>
        </w:r>
      </w:del>
      <w:ins w:id="34" w:author="Marc S. Halfon" w:date="2026-09-27T17:02:00Z" w16du:dateUtc="2026-09-27T21:02:00Z">
        <w:r w:rsidR="007C2D03" w:rsidRPr="007C2D03">
          <w:rPr>
            <w:rFonts w:asciiTheme="minorHAnsi" w:eastAsiaTheme="minorHAnsi" w:hAnsiTheme="minorHAnsi" w:cstheme="minorBidi"/>
            <w:i/>
            <w:iCs/>
            <w:kern w:val="2"/>
            <w14:ligatures w14:val="standardContextual"/>
            <w:rPrChange w:id="35" w:author="Marc S. Halfon" w:date="2026-09-27T17:02:00Z" w16du:dateUtc="2026-09-27T21:02:00Z">
              <w:rPr>
                <w:rFonts w:asciiTheme="minorHAnsi" w:eastAsiaTheme="minorHAnsi" w:hAnsiTheme="minorHAnsi" w:cstheme="minorBidi"/>
                <w:kern w:val="2"/>
                <w14:ligatures w14:val="standardContextual"/>
              </w:rPr>
            </w:rPrChange>
          </w:rPr>
          <w:t>SCRMshaw_results</w:t>
        </w:r>
      </w:ins>
      <w:proofErr w:type="spellEnd"/>
      <w:r w:rsidR="005E062B" w:rsidRPr="007C2D03">
        <w:rPr>
          <w:rFonts w:asciiTheme="minorHAnsi" w:eastAsiaTheme="minorHAnsi" w:hAnsiTheme="minorHAnsi" w:cstheme="minorBidi"/>
          <w:i/>
          <w:iCs/>
          <w:kern w:val="2"/>
          <w14:ligatures w14:val="standardContextual"/>
          <w:rPrChange w:id="36" w:author="Marc S. Halfon" w:date="2026-09-27T17:02:00Z" w16du:dateUtc="2026-09-27T21:02:00Z">
            <w:rPr>
              <w:rFonts w:asciiTheme="minorHAnsi" w:eastAsiaTheme="minorHAnsi" w:hAnsiTheme="minorHAnsi" w:cstheme="minorBidi"/>
              <w:kern w:val="2"/>
              <w14:ligatures w14:val="standardContextual"/>
            </w:rPr>
          </w:rPrChange>
        </w:rPr>
        <w:t>”</w:t>
      </w:r>
      <w:r>
        <w:rPr>
          <w:rFonts w:asciiTheme="minorHAnsi" w:eastAsiaTheme="minorHAnsi" w:hAnsiTheme="minorHAnsi" w:cstheme="minorBidi"/>
          <w:kern w:val="2"/>
          <w14:ligatures w14:val="standardContextual"/>
        </w:rPr>
        <w:t xml:space="preserve"> directory</w:t>
      </w:r>
      <w:ins w:id="37" w:author="Marc S. Halfon" w:date="2026-09-27T17:02:00Z" w16du:dateUtc="2026-09-27T21:02:00Z">
        <w:r w:rsidR="007C2D03">
          <w:rPr>
            <w:rFonts w:asciiTheme="minorHAnsi" w:eastAsiaTheme="minorHAnsi" w:hAnsiTheme="minorHAnsi" w:cstheme="minorBidi"/>
            <w:kern w:val="2"/>
            <w14:ligatures w14:val="standardContextual"/>
          </w:rPr>
          <w:t xml:space="preserve"> and delete un</w:t>
        </w:r>
      </w:ins>
      <w:ins w:id="38" w:author="Marc S. Halfon" w:date="2026-09-27T17:03:00Z" w16du:dateUtc="2026-09-27T21:03:00Z">
        <w:r w:rsidR="007C2D03">
          <w:rPr>
            <w:rFonts w:asciiTheme="minorHAnsi" w:eastAsiaTheme="minorHAnsi" w:hAnsiTheme="minorHAnsi" w:cstheme="minorBidi"/>
            <w:kern w:val="2"/>
            <w14:ligatures w14:val="standardContextual"/>
          </w:rPr>
          <w:t>necessary files</w:t>
        </w:r>
      </w:ins>
      <w:r>
        <w:rPr>
          <w:rFonts w:asciiTheme="minorHAnsi" w:eastAsiaTheme="minorHAnsi" w:hAnsiTheme="minorHAnsi" w:cstheme="minorBidi"/>
          <w:kern w:val="2"/>
          <w14:ligatures w14:val="standardContextual"/>
        </w:rPr>
        <w:t>.</w:t>
      </w:r>
    </w:p>
    <w:p w14:paraId="6560278A" w14:textId="77777777" w:rsidR="00682A12" w:rsidRDefault="00682A12" w:rsidP="00682A12">
      <w:pPr>
        <w:rPr>
          <w:rFonts w:asciiTheme="minorHAnsi" w:eastAsiaTheme="minorHAnsi" w:hAnsiTheme="minorHAnsi" w:cstheme="minorBidi"/>
          <w:kern w:val="2"/>
          <w14:ligatures w14:val="standardContextual"/>
        </w:rPr>
      </w:pPr>
    </w:p>
    <w:p w14:paraId="5F26E49C" w14:textId="17870DA1" w:rsidR="005E062B" w:rsidRDefault="005E062B" w:rsidP="00682A12">
      <w:pPr>
        <w:pStyle w:val="ListParagraph"/>
        <w:numPr>
          <w:ilvl w:val="0"/>
          <w:numId w:val="7"/>
        </w:numPr>
        <w:rPr>
          <w:rFonts w:eastAsiaTheme="minorHAnsi"/>
        </w:rPr>
      </w:pPr>
      <w:r>
        <w:rPr>
          <w:rFonts w:eastAsiaTheme="minorHAnsi"/>
        </w:rPr>
        <w:t>Run the “transfer_SCRMshaw_results.sh” script from the project directory</w:t>
      </w:r>
      <w:r w:rsidR="00253D7F">
        <w:rPr>
          <w:rFonts w:eastAsiaTheme="minorHAnsi"/>
        </w:rPr>
        <w:t xml:space="preserve"> (i.e. </w:t>
      </w:r>
      <w:ins w:id="39" w:author="Marc S. Halfon" w:date="2026-09-27T17:03:00Z" w16du:dateUtc="2026-09-27T21:03:00Z">
        <w:r w:rsidR="009A39D8" w:rsidRPr="00120830">
          <w:rPr>
            <w:rFonts w:ascii="Monaco" w:eastAsiaTheme="minorHAnsi" w:hAnsi="Monaco" w:cstheme="minorBidi"/>
            <w:kern w:val="2"/>
            <w:sz w:val="20"/>
            <w:szCs w:val="20"/>
            <w14:ligatures w14:val="standardContextual"/>
          </w:rPr>
          <w:t>/</w:t>
        </w:r>
        <w:r w:rsidR="009A39D8">
          <w:rPr>
            <w:rFonts w:ascii="Monaco" w:eastAsiaTheme="minorHAnsi" w:hAnsi="Monaco" w:cstheme="minorBidi"/>
            <w:kern w:val="2"/>
            <w:sz w:val="20"/>
            <w:szCs w:val="20"/>
            <w14:ligatures w14:val="standardContextual"/>
          </w:rPr>
          <w:t>projects/academic/</w:t>
        </w:r>
        <w:proofErr w:type="spellStart"/>
        <w:r w:rsidR="009A39D8">
          <w:rPr>
            <w:rFonts w:ascii="Monaco" w:eastAsiaTheme="minorHAnsi" w:hAnsi="Monaco" w:cstheme="minorBidi"/>
            <w:kern w:val="2"/>
            <w:sz w:val="20"/>
            <w:szCs w:val="20"/>
            <w14:ligatures w14:val="standardContextual"/>
          </w:rPr>
          <w:t>mshalfon</w:t>
        </w:r>
        <w:proofErr w:type="spellEnd"/>
        <w:r w:rsidR="009A39D8">
          <w:rPr>
            <w:rFonts w:ascii="Monaco" w:eastAsiaTheme="minorHAnsi" w:hAnsi="Monaco" w:cstheme="minorBidi"/>
            <w:kern w:val="2"/>
            <w:sz w:val="20"/>
            <w:szCs w:val="20"/>
            <w14:ligatures w14:val="standardContextual"/>
          </w:rPr>
          <w:t>/</w:t>
        </w:r>
        <w:proofErr w:type="spellStart"/>
        <w:r w:rsidR="009A39D8">
          <w:rPr>
            <w:rFonts w:ascii="Monaco" w:eastAsiaTheme="minorHAnsi" w:hAnsi="Monaco" w:cstheme="minorBidi"/>
            <w:kern w:val="2"/>
            <w:sz w:val="20"/>
            <w:szCs w:val="20"/>
            <w14:ligatures w14:val="standardContextual"/>
          </w:rPr>
          <w:t>tmp_SCRMshaw</w:t>
        </w:r>
        <w:proofErr w:type="spellEnd"/>
        <w:r w:rsidR="009A39D8" w:rsidDel="009A39D8">
          <w:rPr>
            <w:rFonts w:eastAsiaTheme="minorHAnsi"/>
          </w:rPr>
          <w:t xml:space="preserve"> </w:t>
        </w:r>
      </w:ins>
      <w:del w:id="40" w:author="Marc S. Halfon" w:date="2026-09-27T17:03:00Z" w16du:dateUtc="2026-09-27T21:03:00Z">
        <w:r w:rsidR="00253D7F" w:rsidDel="009A39D8">
          <w:rPr>
            <w:rFonts w:eastAsiaTheme="minorHAnsi"/>
          </w:rPr>
          <w:delText>/vscratch/grp-mshalfon</w:delText>
        </w:r>
      </w:del>
      <w:r w:rsidR="00253D7F">
        <w:rPr>
          <w:rFonts w:eastAsiaTheme="minorHAnsi"/>
        </w:rPr>
        <w:t>/</w:t>
      </w:r>
      <w:proofErr w:type="spellStart"/>
      <w:r w:rsidR="00253D7F" w:rsidRPr="00253D7F">
        <w:rPr>
          <w:rFonts w:eastAsiaTheme="minorHAnsi"/>
          <w:i/>
          <w:iCs/>
        </w:rPr>
        <w:t>my_genome</w:t>
      </w:r>
      <w:proofErr w:type="spellEnd"/>
      <w:r w:rsidR="00253D7F">
        <w:rPr>
          <w:rFonts w:eastAsiaTheme="minorHAnsi"/>
        </w:rPr>
        <w:t>)</w:t>
      </w:r>
    </w:p>
    <w:p w14:paraId="1B2B9AFF" w14:textId="77777777" w:rsidR="005E062B" w:rsidRDefault="005E062B" w:rsidP="005E062B">
      <w:pPr>
        <w:rPr>
          <w:rFonts w:eastAsiaTheme="minorHAnsi"/>
        </w:rPr>
      </w:pPr>
    </w:p>
    <w:p w14:paraId="05FC6F06" w14:textId="4EE3EE5F" w:rsidR="005E062B" w:rsidRPr="005E062B" w:rsidRDefault="005E062B" w:rsidP="005E062B">
      <w:pPr>
        <w:ind w:firstLine="720"/>
        <w:rPr>
          <w:rFonts w:ascii="Monaco" w:eastAsiaTheme="minorHAnsi" w:hAnsi="Monaco" w:cstheme="minorBidi"/>
          <w:kern w:val="2"/>
          <w:sz w:val="20"/>
          <w:szCs w:val="20"/>
          <w14:ligatures w14:val="standardContextual"/>
        </w:rPr>
      </w:pPr>
      <w:r w:rsidRPr="005E062B">
        <w:rPr>
          <w:rFonts w:ascii="Monaco" w:eastAsiaTheme="minorHAnsi" w:hAnsi="Monaco" w:cstheme="minorBidi"/>
          <w:kern w:val="2"/>
          <w:sz w:val="20"/>
          <w:szCs w:val="20"/>
          <w14:ligatures w14:val="standardContextual"/>
        </w:rPr>
        <w:t>$ /projects/academic/mshalfon/Scripts/transfer_SCRMshaw_results.sh</w:t>
      </w:r>
    </w:p>
    <w:p w14:paraId="5F32F307" w14:textId="77777777" w:rsidR="005E062B" w:rsidRDefault="005E062B" w:rsidP="005E062B">
      <w:pPr>
        <w:rPr>
          <w:rFonts w:eastAsiaTheme="minorHAnsi"/>
        </w:rPr>
      </w:pPr>
    </w:p>
    <w:p w14:paraId="015EA0F5" w14:textId="41964FE6" w:rsidR="005E062B" w:rsidRPr="005E062B" w:rsidRDefault="005E062B" w:rsidP="005E062B">
      <w:pPr>
        <w:ind w:left="720"/>
        <w:rPr>
          <w:rFonts w:asciiTheme="minorHAnsi" w:eastAsiaTheme="minorHAnsi" w:hAnsiTheme="minorHAnsi" w:cstheme="minorBidi"/>
          <w:kern w:val="2"/>
          <w14:ligatures w14:val="standardContextual"/>
        </w:rPr>
      </w:pPr>
      <w:r w:rsidRPr="005E062B">
        <w:rPr>
          <w:rFonts w:asciiTheme="minorHAnsi" w:eastAsiaTheme="minorHAnsi" w:hAnsiTheme="minorHAnsi" w:cstheme="minorBidi"/>
          <w:kern w:val="2"/>
          <w14:ligatures w14:val="standardContextual"/>
        </w:rPr>
        <w:t>This script will create a directory “/projects/academic/</w:t>
      </w:r>
      <w:proofErr w:type="spellStart"/>
      <w:r w:rsidRPr="005E062B">
        <w:rPr>
          <w:rFonts w:asciiTheme="minorHAnsi" w:eastAsiaTheme="minorHAnsi" w:hAnsiTheme="minorHAnsi" w:cstheme="minorBidi"/>
          <w:kern w:val="2"/>
          <w14:ligatures w14:val="standardContextual"/>
        </w:rPr>
        <w:t>mshalfon</w:t>
      </w:r>
      <w:proofErr w:type="spellEnd"/>
      <w:r w:rsidRPr="005E062B">
        <w:rPr>
          <w:rFonts w:asciiTheme="minorHAnsi" w:eastAsiaTheme="minorHAnsi" w:hAnsiTheme="minorHAnsi" w:cstheme="minorBidi"/>
          <w:kern w:val="2"/>
          <w14:ligatures w14:val="standardContextual"/>
        </w:rPr>
        <w:t>/</w:t>
      </w:r>
      <w:proofErr w:type="spellStart"/>
      <w:r w:rsidRPr="005E062B">
        <w:rPr>
          <w:rFonts w:asciiTheme="minorHAnsi" w:eastAsiaTheme="minorHAnsi" w:hAnsiTheme="minorHAnsi" w:cstheme="minorBidi"/>
          <w:kern w:val="2"/>
          <w14:ligatures w14:val="standardContextual"/>
        </w:rPr>
        <w:t>SCRMshaw_results</w:t>
      </w:r>
      <w:proofErr w:type="spellEnd"/>
      <w:r w:rsidRPr="005E062B">
        <w:rPr>
          <w:rFonts w:asciiTheme="minorHAnsi" w:eastAsiaTheme="minorHAnsi" w:hAnsiTheme="minorHAnsi" w:cstheme="minorBidi"/>
          <w:kern w:val="2"/>
          <w14:ligatures w14:val="standardContextual"/>
        </w:rPr>
        <w:t>/</w:t>
      </w:r>
      <w:proofErr w:type="spellStart"/>
      <w:r w:rsidRPr="005E062B">
        <w:rPr>
          <w:rFonts w:asciiTheme="minorHAnsi" w:eastAsiaTheme="minorHAnsi" w:hAnsiTheme="minorHAnsi" w:cstheme="minorBidi"/>
          <w:i/>
          <w:iCs/>
          <w:kern w:val="2"/>
          <w14:ligatures w14:val="standardContextual"/>
        </w:rPr>
        <w:t>my_genome</w:t>
      </w:r>
      <w:r w:rsidRPr="005E062B">
        <w:rPr>
          <w:rFonts w:asciiTheme="minorHAnsi" w:eastAsiaTheme="minorHAnsi" w:hAnsiTheme="minorHAnsi" w:cstheme="minorBidi"/>
          <w:kern w:val="2"/>
          <w14:ligatures w14:val="standardContextual"/>
        </w:rPr>
        <w:t>_results</w:t>
      </w:r>
      <w:proofErr w:type="spellEnd"/>
      <w:r w:rsidRPr="005E062B">
        <w:rPr>
          <w:rFonts w:asciiTheme="minorHAnsi" w:eastAsiaTheme="minorHAnsi" w:hAnsiTheme="minorHAnsi" w:cstheme="minorBidi"/>
          <w:kern w:val="2"/>
          <w14:ligatures w14:val="standardContextual"/>
        </w:rPr>
        <w:t>” and move all the relevant files into it.</w:t>
      </w:r>
    </w:p>
    <w:p w14:paraId="2EFC40E4" w14:textId="77777777" w:rsidR="005E062B" w:rsidRPr="005E062B" w:rsidRDefault="005E062B" w:rsidP="00CB533F">
      <w:pPr>
        <w:rPr>
          <w:rFonts w:eastAsiaTheme="minorHAnsi"/>
        </w:rPr>
      </w:pPr>
    </w:p>
    <w:p w14:paraId="17D69AB8" w14:textId="766DF685" w:rsidR="00C8742C" w:rsidRPr="00C8742C" w:rsidRDefault="00C8742C" w:rsidP="00C8742C">
      <w:pPr>
        <w:ind w:left="720"/>
        <w:rPr>
          <w:rFonts w:ascii="Monaco" w:eastAsiaTheme="minorHAnsi" w:hAnsi="Monaco" w:cstheme="minorBidi"/>
          <w:kern w:val="2"/>
          <w:sz w:val="20"/>
          <w:szCs w:val="20"/>
          <w14:ligatures w14:val="standardContextual"/>
        </w:rPr>
      </w:pPr>
    </w:p>
    <w:p w14:paraId="3BD9B394" w14:textId="359D13D3" w:rsidR="00C8742C" w:rsidRDefault="001D04BA" w:rsidP="001D04BA">
      <w:pPr>
        <w:pStyle w:val="ListParagraph"/>
        <w:numPr>
          <w:ilvl w:val="0"/>
          <w:numId w:val="7"/>
        </w:numPr>
        <w:rPr>
          <w:rFonts w:eastAsiaTheme="minorHAnsi"/>
        </w:rPr>
      </w:pPr>
      <w:r w:rsidRPr="001D04BA">
        <w:rPr>
          <w:rFonts w:eastAsiaTheme="minorHAnsi"/>
        </w:rPr>
        <w:t>Retain the remaining files and directories in the scratch directory until you are sure that you no longer need them (e.g., you are not going to run additional training sets or do not need to troubleshoot your SCRMshaw run by looking at specific outputs from the initial run)</w:t>
      </w:r>
      <w:r>
        <w:rPr>
          <w:rFonts w:eastAsiaTheme="minorHAnsi"/>
        </w:rPr>
        <w:t xml:space="preserve">. Once you are satisfied of this, run the </w:t>
      </w:r>
      <w:r w:rsidRPr="008B67C4">
        <w:rPr>
          <w:rFonts w:eastAsiaTheme="minorHAnsi"/>
        </w:rPr>
        <w:t>cleanup script</w:t>
      </w:r>
      <w:r>
        <w:rPr>
          <w:rFonts w:eastAsiaTheme="minorHAnsi"/>
        </w:rPr>
        <w:t xml:space="preserve"> to delete the remaining files to free up space on the scratch drive.</w:t>
      </w:r>
    </w:p>
    <w:p w14:paraId="00F331FA" w14:textId="77777777" w:rsidR="00593337" w:rsidRDefault="00593337" w:rsidP="00593337">
      <w:pPr>
        <w:rPr>
          <w:rFonts w:eastAsiaTheme="minorHAnsi"/>
        </w:rPr>
      </w:pPr>
    </w:p>
    <w:p w14:paraId="28090653" w14:textId="30E1C5B7" w:rsidR="00593337" w:rsidRDefault="00593337" w:rsidP="00593337">
      <w:pPr>
        <w:ind w:left="720"/>
        <w:rPr>
          <w:rFonts w:ascii="Monaco" w:eastAsiaTheme="minorHAnsi" w:hAnsi="Monaco" w:cstheme="minorBidi"/>
          <w:i/>
          <w:iCs/>
          <w:kern w:val="2"/>
          <w:sz w:val="20"/>
          <w:szCs w:val="20"/>
          <w14:ligatures w14:val="standardContextual"/>
        </w:rPr>
      </w:pPr>
      <w:r w:rsidRPr="00CB533F">
        <w:rPr>
          <w:rFonts w:ascii="Monaco" w:eastAsiaTheme="minorHAnsi" w:hAnsi="Monaco" w:cstheme="minorBidi"/>
          <w:kern w:val="2"/>
          <w:sz w:val="20"/>
          <w:szCs w:val="20"/>
          <w14:ligatures w14:val="standardContextual"/>
        </w:rPr>
        <w:t xml:space="preserve">$ /projects/academic/mshalfon/Scripts/delete_SCRMshaw_projectdir.sh </w:t>
      </w:r>
      <w:ins w:id="41" w:author="Marc S. Halfon" w:date="2026-09-27T17:03:00Z" w16du:dateUtc="2026-09-27T21:03:00Z">
        <w:r w:rsidR="009A39D8" w:rsidRPr="00120830">
          <w:rPr>
            <w:rFonts w:ascii="Monaco" w:eastAsiaTheme="minorHAnsi" w:hAnsi="Monaco" w:cstheme="minorBidi"/>
            <w:kern w:val="2"/>
            <w:sz w:val="20"/>
            <w:szCs w:val="20"/>
            <w14:ligatures w14:val="standardContextual"/>
          </w:rPr>
          <w:t>/</w:t>
        </w:r>
        <w:r w:rsidR="009A39D8">
          <w:rPr>
            <w:rFonts w:ascii="Monaco" w:eastAsiaTheme="minorHAnsi" w:hAnsi="Monaco" w:cstheme="minorBidi"/>
            <w:kern w:val="2"/>
            <w:sz w:val="20"/>
            <w:szCs w:val="20"/>
            <w14:ligatures w14:val="standardContextual"/>
          </w:rPr>
          <w:t>projects/academic/</w:t>
        </w:r>
        <w:proofErr w:type="spellStart"/>
        <w:r w:rsidR="009A39D8">
          <w:rPr>
            <w:rFonts w:ascii="Monaco" w:eastAsiaTheme="minorHAnsi" w:hAnsi="Monaco" w:cstheme="minorBidi"/>
            <w:kern w:val="2"/>
            <w:sz w:val="20"/>
            <w:szCs w:val="20"/>
            <w14:ligatures w14:val="standardContextual"/>
          </w:rPr>
          <w:t>mshalfon</w:t>
        </w:r>
        <w:proofErr w:type="spellEnd"/>
        <w:r w:rsidR="009A39D8">
          <w:rPr>
            <w:rFonts w:ascii="Monaco" w:eastAsiaTheme="minorHAnsi" w:hAnsi="Monaco" w:cstheme="minorBidi"/>
            <w:kern w:val="2"/>
            <w:sz w:val="20"/>
            <w:szCs w:val="20"/>
            <w14:ligatures w14:val="standardContextual"/>
          </w:rPr>
          <w:t>/</w:t>
        </w:r>
        <w:proofErr w:type="spellStart"/>
        <w:r w:rsidR="009A39D8">
          <w:rPr>
            <w:rFonts w:ascii="Monaco" w:eastAsiaTheme="minorHAnsi" w:hAnsi="Monaco" w:cstheme="minorBidi"/>
            <w:kern w:val="2"/>
            <w:sz w:val="20"/>
            <w:szCs w:val="20"/>
            <w14:ligatures w14:val="standardContextual"/>
          </w:rPr>
          <w:t>tmp_SCRMshaw</w:t>
        </w:r>
      </w:ins>
      <w:proofErr w:type="spellEnd"/>
      <w:del w:id="42" w:author="Marc S. Halfon" w:date="2026-09-27T17:03:00Z" w16du:dateUtc="2026-09-27T21:03:00Z">
        <w:r w:rsidRPr="00CB533F" w:rsidDel="009A39D8">
          <w:rPr>
            <w:rFonts w:ascii="Monaco" w:eastAsiaTheme="minorHAnsi" w:hAnsi="Monaco" w:cstheme="minorBidi"/>
            <w:kern w:val="2"/>
            <w:sz w:val="20"/>
            <w:szCs w:val="20"/>
            <w14:ligatures w14:val="standardContextual"/>
          </w:rPr>
          <w:delText>/vscratch/grp-mshalfon</w:delText>
        </w:r>
      </w:del>
      <w:r w:rsidRPr="00CB533F">
        <w:rPr>
          <w:rFonts w:ascii="Monaco" w:eastAsiaTheme="minorHAnsi" w:hAnsi="Monaco" w:cstheme="minorBidi"/>
          <w:kern w:val="2"/>
          <w:sz w:val="20"/>
          <w:szCs w:val="20"/>
          <w14:ligatures w14:val="standardContextual"/>
        </w:rPr>
        <w:t>/</w:t>
      </w:r>
      <w:proofErr w:type="spellStart"/>
      <w:r w:rsidRPr="00CB533F">
        <w:rPr>
          <w:rFonts w:ascii="Monaco" w:eastAsiaTheme="minorHAnsi" w:hAnsi="Monaco" w:cstheme="minorBidi"/>
          <w:i/>
          <w:iCs/>
          <w:kern w:val="2"/>
          <w:sz w:val="20"/>
          <w:szCs w:val="20"/>
          <w14:ligatures w14:val="standardContextual"/>
        </w:rPr>
        <w:t>my_genome</w:t>
      </w:r>
      <w:proofErr w:type="spellEnd"/>
    </w:p>
    <w:p w14:paraId="4AA6F89E" w14:textId="77777777" w:rsidR="00C77BE9" w:rsidRDefault="00C77BE9" w:rsidP="00593337">
      <w:pPr>
        <w:ind w:left="720"/>
        <w:rPr>
          <w:rFonts w:ascii="Monaco" w:eastAsiaTheme="minorHAnsi" w:hAnsi="Monaco" w:cstheme="minorBidi"/>
          <w:kern w:val="2"/>
          <w:sz w:val="20"/>
          <w:szCs w:val="20"/>
          <w14:ligatures w14:val="standardContextual"/>
        </w:rPr>
      </w:pPr>
    </w:p>
    <w:p w14:paraId="3D60CE9A" w14:textId="4B82D860" w:rsidR="00C77BE9" w:rsidRDefault="00746C7A" w:rsidP="00746C7A">
      <w:pPr>
        <w:ind w:left="720"/>
        <w:rPr>
          <w:rFonts w:asciiTheme="minorHAnsi" w:eastAsiaTheme="minorHAnsi" w:hAnsiTheme="minorHAnsi" w:cstheme="minorBidi"/>
          <w:b/>
          <w:bCs/>
          <w:i/>
          <w:iCs/>
          <w:kern w:val="2"/>
          <w14:ligatures w14:val="standardContextual"/>
        </w:rPr>
      </w:pPr>
      <w:r w:rsidRPr="00CB533F">
        <w:rPr>
          <w:rFonts w:asciiTheme="minorHAnsi" w:eastAsiaTheme="minorHAnsi" w:hAnsiTheme="minorHAnsi" w:cstheme="minorBidi"/>
          <w:b/>
          <w:bCs/>
          <w:i/>
          <w:iCs/>
          <w:kern w:val="2"/>
          <w14:ligatures w14:val="standardContextual"/>
        </w:rPr>
        <w:lastRenderedPageBreak/>
        <w:t>ONLY RUN THIS SCRIPT IF YOU HAVE COPIED ALL THE RELEVANT DATA TO THE LAB PROJECT SPACE USING THE "transfer_SCRMshaw_results.sh" SCRIPT</w:t>
      </w:r>
      <w:r>
        <w:rPr>
          <w:rFonts w:asciiTheme="minorHAnsi" w:eastAsiaTheme="minorHAnsi" w:hAnsiTheme="minorHAnsi" w:cstheme="minorBidi"/>
          <w:b/>
          <w:bCs/>
          <w:i/>
          <w:iCs/>
          <w:kern w:val="2"/>
          <w14:ligatures w14:val="standardContextual"/>
        </w:rPr>
        <w:t xml:space="preserve"> (step G1)</w:t>
      </w:r>
      <w:r w:rsidRPr="00CB533F">
        <w:rPr>
          <w:rFonts w:asciiTheme="minorHAnsi" w:eastAsiaTheme="minorHAnsi" w:hAnsiTheme="minorHAnsi" w:cstheme="minorBidi"/>
          <w:b/>
          <w:bCs/>
          <w:i/>
          <w:iCs/>
          <w:kern w:val="2"/>
          <w14:ligatures w14:val="standardContextual"/>
        </w:rPr>
        <w:t xml:space="preserve"> AND HAVE CONFIRMED SUCCESSFUL TRANSFER OF ALL RESULTS!!</w:t>
      </w:r>
    </w:p>
    <w:p w14:paraId="27C90415" w14:textId="77777777" w:rsidR="008B67C4" w:rsidRDefault="008B67C4" w:rsidP="00746C7A">
      <w:pPr>
        <w:ind w:left="720"/>
        <w:rPr>
          <w:rFonts w:asciiTheme="minorHAnsi" w:eastAsiaTheme="minorHAnsi" w:hAnsiTheme="minorHAnsi" w:cstheme="minorBidi"/>
          <w:b/>
          <w:bCs/>
          <w:i/>
          <w:iCs/>
          <w:kern w:val="2"/>
          <w14:ligatures w14:val="standardContextual"/>
        </w:rPr>
      </w:pPr>
    </w:p>
    <w:p w14:paraId="50CCD815" w14:textId="067E4E88" w:rsidR="008B67C4" w:rsidRPr="00CB533F" w:rsidRDefault="008B67C4" w:rsidP="00CB533F">
      <w:pPr>
        <w:ind w:left="720"/>
        <w:rPr>
          <w:rFonts w:asciiTheme="minorHAnsi" w:eastAsiaTheme="minorHAnsi" w:hAnsiTheme="minorHAnsi" w:cstheme="minorBidi"/>
          <w:i/>
          <w:iCs/>
          <w:kern w:val="2"/>
          <w14:ligatures w14:val="standardContextual"/>
        </w:rPr>
      </w:pPr>
      <w:r>
        <w:rPr>
          <w:rFonts w:asciiTheme="minorHAnsi" w:eastAsiaTheme="minorHAnsi" w:hAnsiTheme="minorHAnsi" w:cstheme="minorBidi"/>
          <w:i/>
          <w:iCs/>
          <w:kern w:val="2"/>
          <w14:ligatures w14:val="standardContextual"/>
        </w:rPr>
        <w:t>*To make a slim version of the SCRMshaw project directory while not deleting the main results, you can run the script “cleanup_</w:t>
      </w:r>
      <w:r w:rsidRPr="008B67C4">
        <w:rPr>
          <w:rFonts w:asciiTheme="minorHAnsi" w:eastAsiaTheme="minorHAnsi" w:hAnsiTheme="minorHAnsi" w:cstheme="minorBidi"/>
          <w:i/>
          <w:iCs/>
          <w:kern w:val="2"/>
          <w14:ligatures w14:val="standardContextual"/>
        </w:rPr>
        <w:t>fastadirectory_SCRMshawHD.sh</w:t>
      </w:r>
      <w:r>
        <w:rPr>
          <w:rFonts w:asciiTheme="minorHAnsi" w:eastAsiaTheme="minorHAnsi" w:hAnsiTheme="minorHAnsi" w:cstheme="minorBidi"/>
          <w:i/>
          <w:iCs/>
          <w:kern w:val="2"/>
          <w14:ligatures w14:val="standardContextual"/>
        </w:rPr>
        <w:t>” (in the Scripts directory) instead.</w:t>
      </w:r>
    </w:p>
    <w:p w14:paraId="2BB26AA7" w14:textId="19A09CF1" w:rsidR="00C8742C" w:rsidRPr="001D04BA" w:rsidRDefault="00C8742C" w:rsidP="00C8742C">
      <w:pPr>
        <w:ind w:left="720"/>
        <w:rPr>
          <w:rFonts w:eastAsiaTheme="minorHAnsi"/>
        </w:rPr>
      </w:pPr>
    </w:p>
    <w:p w14:paraId="3D96AA14" w14:textId="5EB4A30A" w:rsidR="00C8742C" w:rsidRDefault="00057633" w:rsidP="00057633">
      <w:pPr>
        <w:pStyle w:val="ListParagraph"/>
        <w:numPr>
          <w:ilvl w:val="0"/>
          <w:numId w:val="7"/>
        </w:numPr>
      </w:pPr>
      <w:r>
        <w:t xml:space="preserve">Delete the </w:t>
      </w:r>
      <w:proofErr w:type="spellStart"/>
      <w:r>
        <w:t>Slurm</w:t>
      </w:r>
      <w:proofErr w:type="spellEnd"/>
      <w:r>
        <w:t xml:space="preserve"> log file</w:t>
      </w:r>
    </w:p>
    <w:p w14:paraId="3E2311E9" w14:textId="77777777" w:rsidR="00057633" w:rsidRDefault="00057633" w:rsidP="00057633"/>
    <w:p w14:paraId="38BB2D8C" w14:textId="075DB2D8" w:rsidR="00057633" w:rsidRDefault="00057633" w:rsidP="00057633">
      <w:pPr>
        <w:ind w:left="720"/>
        <w:rPr>
          <w:rFonts w:ascii="Monaco" w:eastAsiaTheme="minorHAnsi" w:hAnsi="Monaco" w:cstheme="minorBidi"/>
          <w:kern w:val="2"/>
          <w:sz w:val="20"/>
          <w:szCs w:val="20"/>
          <w14:ligatures w14:val="standardContextual"/>
        </w:rPr>
      </w:pPr>
      <w:r w:rsidRPr="00057633">
        <w:rPr>
          <w:rFonts w:ascii="Monaco" w:eastAsiaTheme="minorHAnsi" w:hAnsi="Monaco" w:cstheme="minorBidi"/>
          <w:kern w:val="2"/>
          <w:sz w:val="20"/>
          <w:szCs w:val="20"/>
          <w14:ligatures w14:val="standardContextual"/>
        </w:rPr>
        <w:t xml:space="preserve">$ rm </w:t>
      </w:r>
      <w:r w:rsidRPr="00516B6A">
        <w:rPr>
          <w:rFonts w:ascii="Monaco" w:eastAsiaTheme="minorHAnsi" w:hAnsi="Monaco" w:cstheme="minorBidi"/>
          <w:i/>
          <w:iCs/>
          <w:kern w:val="2"/>
          <w:sz w:val="20"/>
          <w:szCs w:val="20"/>
          <w14:ligatures w14:val="standardContextual"/>
        </w:rPr>
        <w:t>my_genome</w:t>
      </w:r>
      <w:r w:rsidRPr="00057633">
        <w:rPr>
          <w:rFonts w:ascii="Monaco" w:eastAsiaTheme="minorHAnsi" w:hAnsi="Monaco" w:cstheme="minorBidi"/>
          <w:kern w:val="2"/>
          <w:sz w:val="20"/>
          <w:szCs w:val="20"/>
          <w14:ligatures w14:val="standardContextual"/>
        </w:rPr>
        <w:t>_delete.log</w:t>
      </w:r>
    </w:p>
    <w:p w14:paraId="3EB01B11" w14:textId="77777777" w:rsidR="001D667F" w:rsidRDefault="001D667F" w:rsidP="00057633">
      <w:pPr>
        <w:ind w:left="720"/>
        <w:rPr>
          <w:rFonts w:ascii="Monaco" w:eastAsiaTheme="minorHAnsi" w:hAnsi="Monaco" w:cstheme="minorBidi"/>
          <w:kern w:val="2"/>
          <w:sz w:val="20"/>
          <w:szCs w:val="20"/>
          <w14:ligatures w14:val="standardContextual"/>
        </w:rPr>
      </w:pPr>
    </w:p>
    <w:p w14:paraId="179C478B" w14:textId="15EA12AE" w:rsidR="001D667F" w:rsidRDefault="001D667F" w:rsidP="004562CC">
      <w:pPr>
        <w:pStyle w:val="ListParagraph"/>
        <w:numPr>
          <w:ilvl w:val="0"/>
          <w:numId w:val="7"/>
        </w:numPr>
      </w:pPr>
      <w:r>
        <w:t xml:space="preserve">Check that the group permissions in </w:t>
      </w:r>
      <w:r w:rsidRPr="001D667F">
        <w:t>“/projects/academic/</w:t>
      </w:r>
      <w:proofErr w:type="spellStart"/>
      <w:r w:rsidRPr="001D667F">
        <w:t>mshalfon</w:t>
      </w:r>
      <w:proofErr w:type="spellEnd"/>
      <w:r w:rsidRPr="001D667F">
        <w:t>/</w:t>
      </w:r>
      <w:proofErr w:type="spellStart"/>
      <w:r w:rsidRPr="001D667F">
        <w:t>SCRMshaw_results</w:t>
      </w:r>
      <w:proofErr w:type="spellEnd"/>
      <w:r w:rsidRPr="001D667F">
        <w:t>/</w:t>
      </w:r>
      <w:proofErr w:type="spellStart"/>
      <w:r w:rsidRPr="004562CC">
        <w:rPr>
          <w:i/>
          <w:iCs/>
        </w:rPr>
        <w:t>my_genome</w:t>
      </w:r>
      <w:r w:rsidRPr="001D667F">
        <w:t>_results</w:t>
      </w:r>
      <w:proofErr w:type="spellEnd"/>
      <w:r w:rsidRPr="001D667F">
        <w:t>”</w:t>
      </w:r>
      <w:r>
        <w:t xml:space="preserve"> are set to “grp-</w:t>
      </w:r>
      <w:proofErr w:type="spellStart"/>
      <w:r>
        <w:t>mshalfon</w:t>
      </w:r>
      <w:proofErr w:type="spellEnd"/>
      <w:r>
        <w:t xml:space="preserve">” and have group read and write permissions (i.e., ls -l </w:t>
      </w:r>
      <w:r w:rsidRPr="001D667F">
        <w:t>“/projects/academic/</w:t>
      </w:r>
      <w:proofErr w:type="spellStart"/>
      <w:r w:rsidRPr="001D667F">
        <w:t>mshalfon</w:t>
      </w:r>
      <w:proofErr w:type="spellEnd"/>
      <w:r w:rsidRPr="001D667F">
        <w:t>/</w:t>
      </w:r>
      <w:proofErr w:type="spellStart"/>
      <w:r w:rsidRPr="001D667F">
        <w:t>SCRMshaw_results</w:t>
      </w:r>
      <w:proofErr w:type="spellEnd"/>
      <w:r>
        <w:t>”) and fix them if necessary (see step A7)</w:t>
      </w:r>
    </w:p>
    <w:p w14:paraId="3DFE2204" w14:textId="77777777" w:rsidR="00992057" w:rsidRDefault="00992057" w:rsidP="00390268">
      <w:pPr>
        <w:pStyle w:val="ListParagraph"/>
      </w:pPr>
    </w:p>
    <w:p w14:paraId="34D8CA56" w14:textId="6402E613" w:rsidR="00992057" w:rsidRDefault="00992057" w:rsidP="004562CC">
      <w:pPr>
        <w:pStyle w:val="ListParagraph"/>
        <w:numPr>
          <w:ilvl w:val="0"/>
          <w:numId w:val="7"/>
        </w:numPr>
      </w:pPr>
      <w:r>
        <w:t>Similarly, check that permissions for the genome and annotation in the “/projects/academic/</w:t>
      </w:r>
      <w:proofErr w:type="spellStart"/>
      <w:r>
        <w:t>mshalfon</w:t>
      </w:r>
      <w:proofErr w:type="spellEnd"/>
      <w:r>
        <w:t>/genomes/</w:t>
      </w:r>
      <w:proofErr w:type="spellStart"/>
      <w:r w:rsidRPr="00390268">
        <w:rPr>
          <w:i/>
          <w:iCs/>
        </w:rPr>
        <w:t>my_genome</w:t>
      </w:r>
      <w:proofErr w:type="spellEnd"/>
      <w:r>
        <w:t xml:space="preserve">” directory have group </w:t>
      </w:r>
      <w:proofErr w:type="spellStart"/>
      <w:r>
        <w:t>rw</w:t>
      </w:r>
      <w:proofErr w:type="spellEnd"/>
      <w:r>
        <w:t xml:space="preserve"> permissions.</w:t>
      </w:r>
    </w:p>
    <w:p w14:paraId="1AD4037C" w14:textId="77777777" w:rsidR="004562CC" w:rsidRDefault="004562CC" w:rsidP="00E677E6"/>
    <w:p w14:paraId="10662A4D" w14:textId="3A74CC27" w:rsidR="004562CC" w:rsidRPr="001D667F" w:rsidRDefault="004562CC" w:rsidP="00E677E6">
      <w:pPr>
        <w:pStyle w:val="ListParagraph"/>
        <w:numPr>
          <w:ilvl w:val="0"/>
          <w:numId w:val="7"/>
        </w:numPr>
      </w:pPr>
      <w:r>
        <w:t xml:space="preserve">Return to the </w:t>
      </w:r>
      <w:proofErr w:type="spellStart"/>
      <w:r>
        <w:t>SCRMshaw</w:t>
      </w:r>
      <w:proofErr w:type="spellEnd"/>
      <w:r>
        <w:t xml:space="preserve"> queue </w:t>
      </w:r>
      <w:proofErr w:type="spellStart"/>
      <w:r>
        <w:t>GoogleDoc</w:t>
      </w:r>
      <w:proofErr w:type="spellEnd"/>
      <w:r>
        <w:t xml:space="preserve"> (step A1) and update the status of your genome to “Completed”.</w:t>
      </w:r>
    </w:p>
    <w:p w14:paraId="79EF5296" w14:textId="10AAE1D6" w:rsidR="00C8742C" w:rsidRPr="00C8742C" w:rsidRDefault="00C8742C" w:rsidP="00C8742C">
      <w:pPr>
        <w:rPr>
          <w:rFonts w:eastAsiaTheme="minorHAnsi"/>
        </w:rPr>
      </w:pPr>
    </w:p>
    <w:sectPr w:rsidR="00C8742C" w:rsidRPr="00C8742C" w:rsidSect="001D5A69">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1398142" w14:textId="77777777" w:rsidR="00C57FC3" w:rsidRDefault="00C57FC3" w:rsidP="00BD0EF3">
      <w:r>
        <w:separator/>
      </w:r>
    </w:p>
  </w:endnote>
  <w:endnote w:type="continuationSeparator" w:id="0">
    <w:p w14:paraId="74C76754" w14:textId="77777777" w:rsidR="00C57FC3" w:rsidRDefault="00C57FC3" w:rsidP="00BD0E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onaco">
    <w:panose1 w:val="00000000000000000000"/>
    <w:charset w:val="4D"/>
    <w:family w:val="auto"/>
    <w:pitch w:val="variable"/>
    <w:sig w:usb0="A00002FF" w:usb1="500039FB" w:usb2="00000000" w:usb3="00000000" w:csb0="00000197"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40019357"/>
      <w:docPartObj>
        <w:docPartGallery w:val="Page Numbers (Bottom of Page)"/>
        <w:docPartUnique/>
      </w:docPartObj>
    </w:sdtPr>
    <w:sdtContent>
      <w:p w14:paraId="668819E7" w14:textId="299C3D90" w:rsidR="00BD0EF3" w:rsidRDefault="00BD0EF3" w:rsidP="00D6720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06ACFB6" w14:textId="77777777" w:rsidR="00BD0EF3" w:rsidRDefault="00BD0EF3" w:rsidP="00BD0EF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701A76" w14:textId="3E4F05F4" w:rsidR="00BD0EF3" w:rsidRDefault="00BD0EF3" w:rsidP="00BD0EF3">
    <w:pPr>
      <w:pStyle w:val="Footer"/>
      <w:framePr w:wrap="none" w:vAnchor="text" w:hAnchor="margin" w:xAlign="right" w:y="1"/>
    </w:pPr>
    <w:r w:rsidRPr="00BD0EF3">
      <w:rPr>
        <w:rStyle w:val="PageNumber"/>
      </w:rPr>
      <w:t xml:space="preserve">Page </w:t>
    </w:r>
    <w:r w:rsidRPr="00BD0EF3">
      <w:rPr>
        <w:rStyle w:val="PageNumber"/>
      </w:rPr>
      <w:fldChar w:fldCharType="begin"/>
    </w:r>
    <w:r w:rsidRPr="00BD0EF3">
      <w:rPr>
        <w:rStyle w:val="PageNumber"/>
      </w:rPr>
      <w:instrText xml:space="preserve"> PAGE </w:instrText>
    </w:r>
    <w:r w:rsidRPr="00BD0EF3">
      <w:rPr>
        <w:rStyle w:val="PageNumber"/>
      </w:rPr>
      <w:fldChar w:fldCharType="separate"/>
    </w:r>
    <w:r>
      <w:rPr>
        <w:rStyle w:val="PageNumber"/>
        <w:noProof/>
      </w:rPr>
      <w:t>1</w:t>
    </w:r>
    <w:r w:rsidRPr="00BD0EF3">
      <w:rPr>
        <w:rStyle w:val="PageNumber"/>
      </w:rPr>
      <w:fldChar w:fldCharType="end"/>
    </w:r>
    <w:r w:rsidRPr="00BD0EF3">
      <w:rPr>
        <w:rStyle w:val="PageNumber"/>
      </w:rPr>
      <w:t xml:space="preserve"> of </w:t>
    </w:r>
    <w:r w:rsidRPr="00BD0EF3">
      <w:rPr>
        <w:rStyle w:val="PageNumber"/>
      </w:rPr>
      <w:fldChar w:fldCharType="begin"/>
    </w:r>
    <w:r w:rsidRPr="00BD0EF3">
      <w:rPr>
        <w:rStyle w:val="PageNumber"/>
      </w:rPr>
      <w:instrText xml:space="preserve"> NUMPAGES </w:instrText>
    </w:r>
    <w:r w:rsidRPr="00BD0EF3">
      <w:rPr>
        <w:rStyle w:val="PageNumber"/>
      </w:rPr>
      <w:fldChar w:fldCharType="separate"/>
    </w:r>
    <w:r>
      <w:rPr>
        <w:rStyle w:val="PageNumber"/>
        <w:noProof/>
      </w:rPr>
      <w:t>3</w:t>
    </w:r>
    <w:r w:rsidRPr="00BD0EF3">
      <w:rPr>
        <w:rStyle w:val="PageNumber"/>
      </w:rPr>
      <w:fldChar w:fldCharType="end"/>
    </w:r>
  </w:p>
  <w:p w14:paraId="183D2A29" w14:textId="1B7F31F4" w:rsidR="00BD0EF3" w:rsidRDefault="00BD0EF3" w:rsidP="00BD0EF3">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22DBF8" w14:textId="77777777" w:rsidR="009908C1" w:rsidRDefault="009908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2886FD" w14:textId="77777777" w:rsidR="00C57FC3" w:rsidRDefault="00C57FC3" w:rsidP="00BD0EF3">
      <w:r>
        <w:separator/>
      </w:r>
    </w:p>
  </w:footnote>
  <w:footnote w:type="continuationSeparator" w:id="0">
    <w:p w14:paraId="22774504" w14:textId="77777777" w:rsidR="00C57FC3" w:rsidRDefault="00C57FC3" w:rsidP="00BD0E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5E8688" w14:textId="1750CE53" w:rsidR="009908C1" w:rsidRDefault="009908C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7D94BA" w14:textId="7B6AA146" w:rsidR="00BD0EF3" w:rsidRDefault="00BD0EF3">
    <w:pPr>
      <w:pStyle w:val="Header"/>
    </w:pPr>
    <w:proofErr w:type="spellStart"/>
    <w:r>
      <w:t>SCRMshaw</w:t>
    </w:r>
    <w:proofErr w:type="spellEnd"/>
    <w:r>
      <w:t xml:space="preserve"> pipeline, Lab Protocol</w:t>
    </w:r>
    <w:r>
      <w:tab/>
    </w:r>
    <w:r>
      <w:tab/>
      <w:t xml:space="preserve">updated </w:t>
    </w:r>
    <w:r w:rsidR="00DA674D">
      <w:fldChar w:fldCharType="begin"/>
    </w:r>
    <w:r w:rsidR="00DA674D">
      <w:instrText xml:space="preserve"> DATE \@ "M/d/yy" </w:instrText>
    </w:r>
    <w:r w:rsidR="00DA674D">
      <w:fldChar w:fldCharType="separate"/>
    </w:r>
    <w:r w:rsidR="007C2D03">
      <w:rPr>
        <w:noProof/>
      </w:rPr>
      <w:t>9/27/26</w:t>
    </w:r>
    <w:r w:rsidR="00DA674D">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1629D5" w14:textId="18D3FAFF" w:rsidR="009908C1" w:rsidRDefault="009908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C71112"/>
    <w:multiLevelType w:val="hybridMultilevel"/>
    <w:tmpl w:val="B26C8CB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DA2215"/>
    <w:multiLevelType w:val="hybridMultilevel"/>
    <w:tmpl w:val="A9FA5C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B6A69EC"/>
    <w:multiLevelType w:val="hybridMultilevel"/>
    <w:tmpl w:val="B484D05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4882263"/>
    <w:multiLevelType w:val="hybridMultilevel"/>
    <w:tmpl w:val="0BB47A96"/>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D683B44"/>
    <w:multiLevelType w:val="hybridMultilevel"/>
    <w:tmpl w:val="0B76F5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713FD1"/>
    <w:multiLevelType w:val="hybridMultilevel"/>
    <w:tmpl w:val="34D4F61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40F19BB"/>
    <w:multiLevelType w:val="hybridMultilevel"/>
    <w:tmpl w:val="154425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BC4C7E"/>
    <w:multiLevelType w:val="hybridMultilevel"/>
    <w:tmpl w:val="86E68FA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13A37A8"/>
    <w:multiLevelType w:val="hybridMultilevel"/>
    <w:tmpl w:val="48F6743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D1A5268"/>
    <w:multiLevelType w:val="hybridMultilevel"/>
    <w:tmpl w:val="B26C8CB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41770029">
    <w:abstractNumId w:val="4"/>
  </w:num>
  <w:num w:numId="2" w16cid:durableId="1647129230">
    <w:abstractNumId w:val="8"/>
  </w:num>
  <w:num w:numId="3" w16cid:durableId="1211066021">
    <w:abstractNumId w:val="1"/>
  </w:num>
  <w:num w:numId="4" w16cid:durableId="1892768282">
    <w:abstractNumId w:val="3"/>
  </w:num>
  <w:num w:numId="5" w16cid:durableId="566035970">
    <w:abstractNumId w:val="9"/>
  </w:num>
  <w:num w:numId="6" w16cid:durableId="1787385326">
    <w:abstractNumId w:val="5"/>
  </w:num>
  <w:num w:numId="7" w16cid:durableId="1251625997">
    <w:abstractNumId w:val="2"/>
  </w:num>
  <w:num w:numId="8" w16cid:durableId="1495802153">
    <w:abstractNumId w:val="7"/>
  </w:num>
  <w:num w:numId="9" w16cid:durableId="554778157">
    <w:abstractNumId w:val="6"/>
  </w:num>
  <w:num w:numId="10" w16cid:durableId="34671690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arc S. Halfon">
    <w15:presenceInfo w15:providerId="None" w15:userId="Marc S. Halfon"/>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isplayBackgroundShape/>
  <w:activeWritingStyle w:appName="MSWord" w:lang="en-US" w:vendorID="64" w:dllVersion="0" w:nlCheck="1" w:checkStyle="0"/>
  <w:proofState w:spelling="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1C5"/>
    <w:rsid w:val="0001692A"/>
    <w:rsid w:val="00033AF0"/>
    <w:rsid w:val="00036F69"/>
    <w:rsid w:val="00057633"/>
    <w:rsid w:val="000730F2"/>
    <w:rsid w:val="000754DF"/>
    <w:rsid w:val="00076351"/>
    <w:rsid w:val="00080194"/>
    <w:rsid w:val="00086022"/>
    <w:rsid w:val="00093CC1"/>
    <w:rsid w:val="000D0C9A"/>
    <w:rsid w:val="000E0378"/>
    <w:rsid w:val="000E1C78"/>
    <w:rsid w:val="000E3540"/>
    <w:rsid w:val="00100C91"/>
    <w:rsid w:val="001102F0"/>
    <w:rsid w:val="001113D1"/>
    <w:rsid w:val="00117E7C"/>
    <w:rsid w:val="00120830"/>
    <w:rsid w:val="0016370B"/>
    <w:rsid w:val="00171386"/>
    <w:rsid w:val="00171B76"/>
    <w:rsid w:val="00173AD9"/>
    <w:rsid w:val="0017611E"/>
    <w:rsid w:val="001817D4"/>
    <w:rsid w:val="0018353E"/>
    <w:rsid w:val="001B4AB1"/>
    <w:rsid w:val="001B66E9"/>
    <w:rsid w:val="001C64C7"/>
    <w:rsid w:val="001D04BA"/>
    <w:rsid w:val="001D5A69"/>
    <w:rsid w:val="001D667F"/>
    <w:rsid w:val="001E6C6B"/>
    <w:rsid w:val="00200B36"/>
    <w:rsid w:val="00206233"/>
    <w:rsid w:val="0020704E"/>
    <w:rsid w:val="00212A30"/>
    <w:rsid w:val="002164E4"/>
    <w:rsid w:val="00224A9D"/>
    <w:rsid w:val="00237BD4"/>
    <w:rsid w:val="00241E57"/>
    <w:rsid w:val="00253D7F"/>
    <w:rsid w:val="00263EDB"/>
    <w:rsid w:val="002806F2"/>
    <w:rsid w:val="00297579"/>
    <w:rsid w:val="002D45BA"/>
    <w:rsid w:val="002D62A4"/>
    <w:rsid w:val="002D79BB"/>
    <w:rsid w:val="002E0028"/>
    <w:rsid w:val="002F1AC0"/>
    <w:rsid w:val="002F6918"/>
    <w:rsid w:val="00322D8E"/>
    <w:rsid w:val="0032322E"/>
    <w:rsid w:val="0033286F"/>
    <w:rsid w:val="003337EA"/>
    <w:rsid w:val="00342E11"/>
    <w:rsid w:val="00351030"/>
    <w:rsid w:val="00353595"/>
    <w:rsid w:val="00357C0A"/>
    <w:rsid w:val="00364312"/>
    <w:rsid w:val="00380819"/>
    <w:rsid w:val="00390268"/>
    <w:rsid w:val="00391603"/>
    <w:rsid w:val="00393771"/>
    <w:rsid w:val="003A1030"/>
    <w:rsid w:val="003B31DD"/>
    <w:rsid w:val="003D37FA"/>
    <w:rsid w:val="003E2CCA"/>
    <w:rsid w:val="003E4119"/>
    <w:rsid w:val="003E4BD9"/>
    <w:rsid w:val="003E677F"/>
    <w:rsid w:val="003F00D4"/>
    <w:rsid w:val="003F0CE9"/>
    <w:rsid w:val="003F2022"/>
    <w:rsid w:val="004113AA"/>
    <w:rsid w:val="004234A9"/>
    <w:rsid w:val="00451C50"/>
    <w:rsid w:val="00452BF8"/>
    <w:rsid w:val="004562CC"/>
    <w:rsid w:val="00460377"/>
    <w:rsid w:val="004604A1"/>
    <w:rsid w:val="00472067"/>
    <w:rsid w:val="004720E9"/>
    <w:rsid w:val="00484308"/>
    <w:rsid w:val="00484D91"/>
    <w:rsid w:val="00485913"/>
    <w:rsid w:val="004A01C0"/>
    <w:rsid w:val="004C2389"/>
    <w:rsid w:val="004C50C1"/>
    <w:rsid w:val="004C5895"/>
    <w:rsid w:val="004C7EDD"/>
    <w:rsid w:val="004E2558"/>
    <w:rsid w:val="004E2611"/>
    <w:rsid w:val="004F24D8"/>
    <w:rsid w:val="00516B6A"/>
    <w:rsid w:val="00517E16"/>
    <w:rsid w:val="0053224C"/>
    <w:rsid w:val="00535326"/>
    <w:rsid w:val="00540063"/>
    <w:rsid w:val="00543ECA"/>
    <w:rsid w:val="00557E99"/>
    <w:rsid w:val="00563180"/>
    <w:rsid w:val="0056520B"/>
    <w:rsid w:val="00590D60"/>
    <w:rsid w:val="00592AD0"/>
    <w:rsid w:val="00593337"/>
    <w:rsid w:val="005943E0"/>
    <w:rsid w:val="0059466F"/>
    <w:rsid w:val="00597B33"/>
    <w:rsid w:val="005B2EA1"/>
    <w:rsid w:val="005B745C"/>
    <w:rsid w:val="005D0DE2"/>
    <w:rsid w:val="005D2193"/>
    <w:rsid w:val="005D6C1E"/>
    <w:rsid w:val="005E062B"/>
    <w:rsid w:val="005E143C"/>
    <w:rsid w:val="005E497B"/>
    <w:rsid w:val="005E7E75"/>
    <w:rsid w:val="005F5D05"/>
    <w:rsid w:val="00603CA3"/>
    <w:rsid w:val="006106B5"/>
    <w:rsid w:val="0061503E"/>
    <w:rsid w:val="00616548"/>
    <w:rsid w:val="00622CA4"/>
    <w:rsid w:val="00625491"/>
    <w:rsid w:val="00644FF0"/>
    <w:rsid w:val="00673C3D"/>
    <w:rsid w:val="00682A12"/>
    <w:rsid w:val="0068496A"/>
    <w:rsid w:val="006911C5"/>
    <w:rsid w:val="006B75F6"/>
    <w:rsid w:val="006C46F6"/>
    <w:rsid w:val="006C56FA"/>
    <w:rsid w:val="006D275E"/>
    <w:rsid w:val="006D7B94"/>
    <w:rsid w:val="006E5E17"/>
    <w:rsid w:val="006F3933"/>
    <w:rsid w:val="006F3FC8"/>
    <w:rsid w:val="00700F15"/>
    <w:rsid w:val="00704AEB"/>
    <w:rsid w:val="00723059"/>
    <w:rsid w:val="0074289E"/>
    <w:rsid w:val="00746C7A"/>
    <w:rsid w:val="00753B98"/>
    <w:rsid w:val="00761EAA"/>
    <w:rsid w:val="00777E1A"/>
    <w:rsid w:val="00786CD9"/>
    <w:rsid w:val="00793404"/>
    <w:rsid w:val="00797E33"/>
    <w:rsid w:val="007A485D"/>
    <w:rsid w:val="007B0A79"/>
    <w:rsid w:val="007C2D03"/>
    <w:rsid w:val="007D16CD"/>
    <w:rsid w:val="007E1BAB"/>
    <w:rsid w:val="007E259D"/>
    <w:rsid w:val="007E38C5"/>
    <w:rsid w:val="007E726A"/>
    <w:rsid w:val="007F15A1"/>
    <w:rsid w:val="00816F5A"/>
    <w:rsid w:val="008206DB"/>
    <w:rsid w:val="00825215"/>
    <w:rsid w:val="00842F37"/>
    <w:rsid w:val="008450F8"/>
    <w:rsid w:val="008769F5"/>
    <w:rsid w:val="008819DD"/>
    <w:rsid w:val="00893362"/>
    <w:rsid w:val="00894257"/>
    <w:rsid w:val="00895265"/>
    <w:rsid w:val="008A0084"/>
    <w:rsid w:val="008A12A1"/>
    <w:rsid w:val="008A469E"/>
    <w:rsid w:val="008B0F22"/>
    <w:rsid w:val="008B25A6"/>
    <w:rsid w:val="008B67C4"/>
    <w:rsid w:val="008B7045"/>
    <w:rsid w:val="008E2306"/>
    <w:rsid w:val="009114E6"/>
    <w:rsid w:val="00936B59"/>
    <w:rsid w:val="009451E8"/>
    <w:rsid w:val="0096098E"/>
    <w:rsid w:val="009732C9"/>
    <w:rsid w:val="00980F9A"/>
    <w:rsid w:val="009908C1"/>
    <w:rsid w:val="00992057"/>
    <w:rsid w:val="0099490B"/>
    <w:rsid w:val="009A063E"/>
    <w:rsid w:val="009A39D8"/>
    <w:rsid w:val="009C158D"/>
    <w:rsid w:val="009E18A6"/>
    <w:rsid w:val="009F02F3"/>
    <w:rsid w:val="009F261D"/>
    <w:rsid w:val="009F71D0"/>
    <w:rsid w:val="009F7BE7"/>
    <w:rsid w:val="00A1129C"/>
    <w:rsid w:val="00A146B1"/>
    <w:rsid w:val="00A27AD1"/>
    <w:rsid w:val="00A310C9"/>
    <w:rsid w:val="00A32EEA"/>
    <w:rsid w:val="00A44F6C"/>
    <w:rsid w:val="00A45BB6"/>
    <w:rsid w:val="00A529CA"/>
    <w:rsid w:val="00A72765"/>
    <w:rsid w:val="00A7573F"/>
    <w:rsid w:val="00A84BF4"/>
    <w:rsid w:val="00A93A50"/>
    <w:rsid w:val="00A957CD"/>
    <w:rsid w:val="00A96E19"/>
    <w:rsid w:val="00AB07E5"/>
    <w:rsid w:val="00AC4325"/>
    <w:rsid w:val="00AC47F4"/>
    <w:rsid w:val="00AC789A"/>
    <w:rsid w:val="00AD2C0E"/>
    <w:rsid w:val="00AD5A0B"/>
    <w:rsid w:val="00AD5E52"/>
    <w:rsid w:val="00AF19AA"/>
    <w:rsid w:val="00B067E7"/>
    <w:rsid w:val="00B12EB2"/>
    <w:rsid w:val="00B153A6"/>
    <w:rsid w:val="00B20EE0"/>
    <w:rsid w:val="00B2604C"/>
    <w:rsid w:val="00B3106B"/>
    <w:rsid w:val="00B35EDB"/>
    <w:rsid w:val="00B42235"/>
    <w:rsid w:val="00B47386"/>
    <w:rsid w:val="00B70ADD"/>
    <w:rsid w:val="00B80FD0"/>
    <w:rsid w:val="00B86E3A"/>
    <w:rsid w:val="00B90D29"/>
    <w:rsid w:val="00B97142"/>
    <w:rsid w:val="00BB2336"/>
    <w:rsid w:val="00BB5588"/>
    <w:rsid w:val="00BD0EF3"/>
    <w:rsid w:val="00BD2281"/>
    <w:rsid w:val="00BD55E6"/>
    <w:rsid w:val="00BD7090"/>
    <w:rsid w:val="00BE19E5"/>
    <w:rsid w:val="00BE25D7"/>
    <w:rsid w:val="00BE6E2A"/>
    <w:rsid w:val="00BF102D"/>
    <w:rsid w:val="00C12425"/>
    <w:rsid w:val="00C21A3F"/>
    <w:rsid w:val="00C24335"/>
    <w:rsid w:val="00C252E2"/>
    <w:rsid w:val="00C31CA5"/>
    <w:rsid w:val="00C44995"/>
    <w:rsid w:val="00C55D3D"/>
    <w:rsid w:val="00C56DB8"/>
    <w:rsid w:val="00C57FC3"/>
    <w:rsid w:val="00C65599"/>
    <w:rsid w:val="00C743DE"/>
    <w:rsid w:val="00C74A45"/>
    <w:rsid w:val="00C77BE9"/>
    <w:rsid w:val="00C823DB"/>
    <w:rsid w:val="00C8742C"/>
    <w:rsid w:val="00C90C8C"/>
    <w:rsid w:val="00C953DC"/>
    <w:rsid w:val="00CB3C3A"/>
    <w:rsid w:val="00CB533F"/>
    <w:rsid w:val="00CB60BE"/>
    <w:rsid w:val="00CD023F"/>
    <w:rsid w:val="00CE6496"/>
    <w:rsid w:val="00CF0F58"/>
    <w:rsid w:val="00CF4BF3"/>
    <w:rsid w:val="00CF4F45"/>
    <w:rsid w:val="00CF7C04"/>
    <w:rsid w:val="00D02DFA"/>
    <w:rsid w:val="00D043B1"/>
    <w:rsid w:val="00D42465"/>
    <w:rsid w:val="00D457F6"/>
    <w:rsid w:val="00D50878"/>
    <w:rsid w:val="00D52067"/>
    <w:rsid w:val="00D56450"/>
    <w:rsid w:val="00D5794D"/>
    <w:rsid w:val="00D64DF5"/>
    <w:rsid w:val="00D6527A"/>
    <w:rsid w:val="00D76A8F"/>
    <w:rsid w:val="00D81C41"/>
    <w:rsid w:val="00DA0592"/>
    <w:rsid w:val="00DA34B6"/>
    <w:rsid w:val="00DA42B5"/>
    <w:rsid w:val="00DA57B4"/>
    <w:rsid w:val="00DA674D"/>
    <w:rsid w:val="00DA6D17"/>
    <w:rsid w:val="00DC02CE"/>
    <w:rsid w:val="00DC0EFC"/>
    <w:rsid w:val="00DC1013"/>
    <w:rsid w:val="00DD6762"/>
    <w:rsid w:val="00DE603C"/>
    <w:rsid w:val="00DF59D9"/>
    <w:rsid w:val="00DF6809"/>
    <w:rsid w:val="00E029FC"/>
    <w:rsid w:val="00E04485"/>
    <w:rsid w:val="00E16971"/>
    <w:rsid w:val="00E21E96"/>
    <w:rsid w:val="00E23D33"/>
    <w:rsid w:val="00E37E04"/>
    <w:rsid w:val="00E46962"/>
    <w:rsid w:val="00E52603"/>
    <w:rsid w:val="00E52DE0"/>
    <w:rsid w:val="00E571ED"/>
    <w:rsid w:val="00E656AA"/>
    <w:rsid w:val="00E677E6"/>
    <w:rsid w:val="00E81FD8"/>
    <w:rsid w:val="00E9275B"/>
    <w:rsid w:val="00E94D04"/>
    <w:rsid w:val="00EA08E6"/>
    <w:rsid w:val="00EB0577"/>
    <w:rsid w:val="00EC0FD6"/>
    <w:rsid w:val="00ED498A"/>
    <w:rsid w:val="00F07725"/>
    <w:rsid w:val="00F12805"/>
    <w:rsid w:val="00F16D2C"/>
    <w:rsid w:val="00F16F29"/>
    <w:rsid w:val="00F242D3"/>
    <w:rsid w:val="00F30688"/>
    <w:rsid w:val="00F37EA6"/>
    <w:rsid w:val="00F404D9"/>
    <w:rsid w:val="00F50720"/>
    <w:rsid w:val="00F53404"/>
    <w:rsid w:val="00F61E6D"/>
    <w:rsid w:val="00F632D6"/>
    <w:rsid w:val="00F6744D"/>
    <w:rsid w:val="00F72594"/>
    <w:rsid w:val="00F807FD"/>
    <w:rsid w:val="00F81DE2"/>
    <w:rsid w:val="00FA5002"/>
    <w:rsid w:val="00FC0B17"/>
    <w:rsid w:val="00FC1B05"/>
    <w:rsid w:val="00FC2805"/>
    <w:rsid w:val="00FE3E0F"/>
    <w:rsid w:val="00FF1AE0"/>
    <w:rsid w:val="00FF3126"/>
    <w:rsid w:val="00FF6D41"/>
    <w:rsid w:val="00FF6F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6F8A08"/>
  <w15:chartTrackingRefBased/>
  <w15:docId w15:val="{62C475DA-3B57-3A4F-9D80-A504E0185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CE9"/>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911C5"/>
    <w:rPr>
      <w:color w:val="0563C1" w:themeColor="hyperlink"/>
      <w:u w:val="single"/>
    </w:rPr>
  </w:style>
  <w:style w:type="character" w:styleId="UnresolvedMention">
    <w:name w:val="Unresolved Mention"/>
    <w:basedOn w:val="DefaultParagraphFont"/>
    <w:uiPriority w:val="99"/>
    <w:semiHidden/>
    <w:unhideWhenUsed/>
    <w:rsid w:val="006911C5"/>
    <w:rPr>
      <w:color w:val="605E5C"/>
      <w:shd w:val="clear" w:color="auto" w:fill="E1DFDD"/>
    </w:rPr>
  </w:style>
  <w:style w:type="paragraph" w:styleId="ListParagraph">
    <w:name w:val="List Paragraph"/>
    <w:basedOn w:val="Normal"/>
    <w:uiPriority w:val="34"/>
    <w:qFormat/>
    <w:rsid w:val="00AF19AA"/>
    <w:pPr>
      <w:ind w:left="720"/>
      <w:contextualSpacing/>
    </w:pPr>
  </w:style>
  <w:style w:type="character" w:styleId="FollowedHyperlink">
    <w:name w:val="FollowedHyperlink"/>
    <w:basedOn w:val="DefaultParagraphFont"/>
    <w:uiPriority w:val="99"/>
    <w:semiHidden/>
    <w:unhideWhenUsed/>
    <w:rsid w:val="00FC1B05"/>
    <w:rPr>
      <w:color w:val="954F72" w:themeColor="followedHyperlink"/>
      <w:u w:val="single"/>
    </w:rPr>
  </w:style>
  <w:style w:type="paragraph" w:styleId="NormalWeb">
    <w:name w:val="Normal (Web)"/>
    <w:basedOn w:val="Normal"/>
    <w:uiPriority w:val="99"/>
    <w:semiHidden/>
    <w:unhideWhenUsed/>
    <w:rsid w:val="00A27AD1"/>
    <w:pPr>
      <w:spacing w:before="100" w:beforeAutospacing="1" w:after="100" w:afterAutospacing="1"/>
    </w:pPr>
  </w:style>
  <w:style w:type="character" w:styleId="CommentReference">
    <w:name w:val="annotation reference"/>
    <w:basedOn w:val="DefaultParagraphFont"/>
    <w:uiPriority w:val="99"/>
    <w:semiHidden/>
    <w:unhideWhenUsed/>
    <w:rsid w:val="00B42235"/>
    <w:rPr>
      <w:sz w:val="16"/>
      <w:szCs w:val="16"/>
    </w:rPr>
  </w:style>
  <w:style w:type="paragraph" w:styleId="CommentText">
    <w:name w:val="annotation text"/>
    <w:basedOn w:val="Normal"/>
    <w:link w:val="CommentTextChar"/>
    <w:uiPriority w:val="99"/>
    <w:semiHidden/>
    <w:unhideWhenUsed/>
    <w:rsid w:val="00B42235"/>
    <w:rPr>
      <w:sz w:val="20"/>
      <w:szCs w:val="20"/>
    </w:rPr>
  </w:style>
  <w:style w:type="character" w:customStyle="1" w:styleId="CommentTextChar">
    <w:name w:val="Comment Text Char"/>
    <w:basedOn w:val="DefaultParagraphFont"/>
    <w:link w:val="CommentText"/>
    <w:uiPriority w:val="99"/>
    <w:semiHidden/>
    <w:rsid w:val="00B42235"/>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42235"/>
    <w:rPr>
      <w:b/>
      <w:bCs/>
    </w:rPr>
  </w:style>
  <w:style w:type="character" w:customStyle="1" w:styleId="CommentSubjectChar">
    <w:name w:val="Comment Subject Char"/>
    <w:basedOn w:val="CommentTextChar"/>
    <w:link w:val="CommentSubject"/>
    <w:uiPriority w:val="99"/>
    <w:semiHidden/>
    <w:rsid w:val="00B42235"/>
    <w:rPr>
      <w:rFonts w:ascii="Times New Roman" w:eastAsia="Times New Roman" w:hAnsi="Times New Roman" w:cs="Times New Roman"/>
      <w:b/>
      <w:bCs/>
      <w:kern w:val="0"/>
      <w:sz w:val="20"/>
      <w:szCs w:val="20"/>
      <w14:ligatures w14:val="none"/>
    </w:rPr>
  </w:style>
  <w:style w:type="paragraph" w:styleId="Header">
    <w:name w:val="header"/>
    <w:basedOn w:val="Normal"/>
    <w:link w:val="HeaderChar"/>
    <w:uiPriority w:val="99"/>
    <w:unhideWhenUsed/>
    <w:rsid w:val="00BD0EF3"/>
    <w:pPr>
      <w:tabs>
        <w:tab w:val="center" w:pos="4680"/>
        <w:tab w:val="right" w:pos="9360"/>
      </w:tabs>
    </w:pPr>
  </w:style>
  <w:style w:type="character" w:customStyle="1" w:styleId="HeaderChar">
    <w:name w:val="Header Char"/>
    <w:basedOn w:val="DefaultParagraphFont"/>
    <w:link w:val="Header"/>
    <w:uiPriority w:val="99"/>
    <w:rsid w:val="00BD0EF3"/>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BD0EF3"/>
    <w:pPr>
      <w:tabs>
        <w:tab w:val="center" w:pos="4680"/>
        <w:tab w:val="right" w:pos="9360"/>
      </w:tabs>
    </w:pPr>
  </w:style>
  <w:style w:type="character" w:customStyle="1" w:styleId="FooterChar">
    <w:name w:val="Footer Char"/>
    <w:basedOn w:val="DefaultParagraphFont"/>
    <w:link w:val="Footer"/>
    <w:uiPriority w:val="99"/>
    <w:rsid w:val="00BD0EF3"/>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BD0EF3"/>
  </w:style>
  <w:style w:type="paragraph" w:styleId="Revision">
    <w:name w:val="Revision"/>
    <w:hidden/>
    <w:uiPriority w:val="99"/>
    <w:semiHidden/>
    <w:rsid w:val="000D0C9A"/>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69801326">
      <w:bodyDiv w:val="1"/>
      <w:marLeft w:val="0"/>
      <w:marRight w:val="0"/>
      <w:marTop w:val="0"/>
      <w:marBottom w:val="0"/>
      <w:divBdr>
        <w:top w:val="none" w:sz="0" w:space="0" w:color="auto"/>
        <w:left w:val="none" w:sz="0" w:space="0" w:color="auto"/>
        <w:bottom w:val="none" w:sz="0" w:space="0" w:color="auto"/>
        <w:right w:val="none" w:sz="0" w:space="0" w:color="auto"/>
      </w:divBdr>
    </w:div>
    <w:div w:id="1243026787">
      <w:bodyDiv w:val="1"/>
      <w:marLeft w:val="0"/>
      <w:marRight w:val="0"/>
      <w:marTop w:val="0"/>
      <w:marBottom w:val="0"/>
      <w:divBdr>
        <w:top w:val="none" w:sz="0" w:space="0" w:color="auto"/>
        <w:left w:val="none" w:sz="0" w:space="0" w:color="auto"/>
        <w:bottom w:val="none" w:sz="0" w:space="0" w:color="auto"/>
        <w:right w:val="none" w:sz="0" w:space="0" w:color="auto"/>
      </w:divBdr>
    </w:div>
    <w:div w:id="1262765662">
      <w:bodyDiv w:val="1"/>
      <w:marLeft w:val="0"/>
      <w:marRight w:val="0"/>
      <w:marTop w:val="0"/>
      <w:marBottom w:val="0"/>
      <w:divBdr>
        <w:top w:val="none" w:sz="0" w:space="0" w:color="auto"/>
        <w:left w:val="none" w:sz="0" w:space="0" w:color="auto"/>
        <w:bottom w:val="none" w:sz="0" w:space="0" w:color="auto"/>
        <w:right w:val="none" w:sz="0" w:space="0" w:color="auto"/>
      </w:divBdr>
    </w:div>
    <w:div w:id="1298532966">
      <w:bodyDiv w:val="1"/>
      <w:marLeft w:val="0"/>
      <w:marRight w:val="0"/>
      <w:marTop w:val="0"/>
      <w:marBottom w:val="0"/>
      <w:divBdr>
        <w:top w:val="none" w:sz="0" w:space="0" w:color="auto"/>
        <w:left w:val="none" w:sz="0" w:space="0" w:color="auto"/>
        <w:bottom w:val="none" w:sz="0" w:space="0" w:color="auto"/>
        <w:right w:val="none" w:sz="0" w:space="0" w:color="auto"/>
      </w:divBdr>
    </w:div>
    <w:div w:id="1313367389">
      <w:bodyDiv w:val="1"/>
      <w:marLeft w:val="0"/>
      <w:marRight w:val="0"/>
      <w:marTop w:val="0"/>
      <w:marBottom w:val="0"/>
      <w:divBdr>
        <w:top w:val="none" w:sz="0" w:space="0" w:color="auto"/>
        <w:left w:val="none" w:sz="0" w:space="0" w:color="auto"/>
        <w:bottom w:val="none" w:sz="0" w:space="0" w:color="auto"/>
        <w:right w:val="none" w:sz="0" w:space="0" w:color="auto"/>
      </w:divBdr>
    </w:div>
    <w:div w:id="1730298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docs.google.com/spreadsheets/d/12W3IQRP49fzehndzdsAm_gqnQKuKQo2iI1JdxFv-2I4/edit?usp=sharing" TargetMode="External"/><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microsoft.com/office/2011/relationships/people" Target="people.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2131</Words>
  <Characters>12151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Halfon</dc:creator>
  <cp:keywords/>
  <dc:description/>
  <cp:lastModifiedBy>Marc S. Halfon</cp:lastModifiedBy>
  <cp:revision>3</cp:revision>
  <dcterms:created xsi:type="dcterms:W3CDTF">2026-09-27T20:52:00Z</dcterms:created>
  <dcterms:modified xsi:type="dcterms:W3CDTF">2026-09-27T21:03:00Z</dcterms:modified>
</cp:coreProperties>
</file>